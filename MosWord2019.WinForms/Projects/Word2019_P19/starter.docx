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eastAsiaTheme="minorHAnsi"/>
          <w:sz w:val="24"/>
          <w:lang w:val="en-CA"/>
        </w:rPr>
        <w:id w:val="152966545"/>
        <w:docPartObj>
          <w:docPartGallery w:val="Cover Pages"/>
          <w:docPartUnique/>
        </w:docPartObj>
      </w:sdtPr>
      <w:sdtEndPr>
        <w:rPr>
          <w:i/>
          <w:iCs/>
        </w:rPr>
      </w:sdtEndPr>
      <w:sdtContent>
        <w:p w14:paraId="3EB845EE" w14:textId="19E1EEC8" w:rsidR="00A04F1C" w:rsidRDefault="00A04F1C">
          <w:pPr>
            <w:pStyle w:val="NoSpacing"/>
          </w:pPr>
          <w:r>
            <w:rPr>
              <w:noProof/>
            </w:rPr>
            <mc:AlternateContent>
              <mc:Choice Requires="wpg">
                <w:drawing>
                  <wp:anchor distT="0" distB="0" distL="114300" distR="114300" simplePos="0" relativeHeight="251659264" behindDoc="1" locked="0" layoutInCell="1" allowOverlap="1" wp14:anchorId="3E5F8C29" wp14:editId="6302A505">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56"/>
                                      <w:szCs w:val="56"/>
                                    </w:rPr>
                                    <w:alias w:val="Date"/>
                                    <w:tag w:val=""/>
                                    <w:id w:val="-650599894"/>
                                    <w:dataBinding w:prefixMappings="xmlns:ns0='http://schemas.microsoft.com/office/2006/coverPageProps' " w:xpath="/ns0:CoverPageProperties[1]/ns0:PublishDate[1]" w:storeItemID="{55AF091B-3C7A-41E3-B477-F2FDAA23CFDA}"/>
                                    <w:date w:fullDate="2020-06-28T00:00:00Z">
                                      <w:dateFormat w:val="M/d/yyyy"/>
                                      <w:lid w:val="en-US"/>
                                      <w:storeMappedDataAs w:val="dateTime"/>
                                      <w:calendar w:val="gregorian"/>
                                    </w:date>
                                  </w:sdtPr>
                                  <w:sdtEndPr/>
                                  <w:sdtContent>
                                    <w:p w14:paraId="773BA81A" w14:textId="32CD9063" w:rsidR="00A04F1C" w:rsidRPr="00553112" w:rsidRDefault="00553112">
                                      <w:pPr>
                                        <w:pStyle w:val="NoSpacing"/>
                                        <w:jc w:val="right"/>
                                        <w:rPr>
                                          <w:color w:val="FFFFFF" w:themeColor="background1"/>
                                          <w:sz w:val="56"/>
                                          <w:szCs w:val="56"/>
                                        </w:rPr>
                                      </w:pPr>
                                      <w:r w:rsidRPr="00553112">
                                        <w:rPr>
                                          <w:color w:val="FFFFFF" w:themeColor="background1"/>
                                          <w:sz w:val="56"/>
                                          <w:szCs w:val="56"/>
                                        </w:rPr>
                                        <w:t>6/28/2020</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E5F8C29"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" fillcolor="#373545 [3215]" stroked="f" strokeweight="1.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" adj="18883" fillcolor="#3494ba [3204]" stroked="f" strokeweight="1.1pt">
                      <v:textbox inset=",0,14.4pt,0">
                        <w:txbxContent>
                          <w:sdt>
                            <w:sdtPr>
                              <w:rPr>
                                <w:color w:val="FFFFFF" w:themeColor="background1"/>
                                <w:sz w:val="56"/>
                                <w:szCs w:val="56"/>
                              </w:rPr>
                              <w:alias w:val="Date"/>
                              <w:tag w:val=""/>
                              <w:id w:val="-650599894"/>
                              <w:dataBinding w:prefixMappings="xmlns:ns0='http://schemas.microsoft.com/office/2006/coverPageProps' " w:xpath="/ns0:CoverPageProperties[1]/ns0:PublishDate[1]" w:storeItemID="{55AF091B-3C7A-41E3-B477-F2FDAA23CFDA}"/>
                              <w:date w:fullDate="2020-06-28T00:00:00Z">
                                <w:dateFormat w:val="M/d/yyyy"/>
                                <w:lid w:val="en-US"/>
                                <w:storeMappedDataAs w:val="dateTime"/>
                                <w:calendar w:val="gregorian"/>
                              </w:date>
                            </w:sdtPr>
                            <w:sdtEndPr/>
                            <w:sdtContent>
                              <w:p w14:paraId="773BA81A" w14:textId="32CD9063" w:rsidR="00A04F1C" w:rsidRPr="00553112" w:rsidRDefault="00553112">
                                <w:pPr>
                                  <w:pStyle w:val="NoSpacing"/>
                                  <w:jc w:val="right"/>
                                  <w:rPr>
                                    <w:color w:val="FFFFFF" w:themeColor="background1"/>
                                    <w:sz w:val="56"/>
                                    <w:szCs w:val="56"/>
                                  </w:rPr>
                                </w:pPr>
                                <w:r w:rsidRPr="00553112">
                                  <w:rPr>
                                    <w:color w:val="FFFFFF" w:themeColor="background1"/>
                                    <w:sz w:val="56"/>
                                    <w:szCs w:val="56"/>
                                  </w:rPr>
                                  <w:t>6/28/2020</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373545 [3215]" strokecolor="#373545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373545 [3215]" strokecolor="#373545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373545 [3215]" strokecolor="#373545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373545 [3215]" strokecolor="#373545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373545 [3215]" strokecolor="#373545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373545 [3215]" strokecolor="#373545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373545 [3215]" strokecolor="#373545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373545 [3215]" strokecolor="#373545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373545 [3215]" strokecolor="#373545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373545 [3215]" strokecolor="#373545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373545 [3215]" strokecolor="#373545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373545 [3215]" strokecolor="#373545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373545 [3215]" strokecolor="#373545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373545 [3215]" strokecolor="#373545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373545 [3215]" strokecolor="#373545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373545 [3215]" strokecolor="#373545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373545 [3215]" strokecolor="#373545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373545 [3215]" strokecolor="#373545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373545 [3215]" strokecolor="#373545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373545 [3215]" strokecolor="#373545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373545 [3215]" strokecolor="#373545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373545 [3215]" strokecolor="#373545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373545 [3215]" strokecolor="#373545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0347DED1" w14:textId="6094B282" w:rsidR="00A04F1C" w:rsidRDefault="00F52EF9">
          <w:r w:rsidRPr="00F52EF9">
            <w:rPr>
              <w:i/>
              <w:iCs/>
              <w:noProof/>
            </w:rPr>
            <mc:AlternateContent>
              <mc:Choice Requires="wps">
                <w:drawing>
                  <wp:anchor distT="45720" distB="45720" distL="114300" distR="114300" simplePos="0" relativeHeight="251670528" behindDoc="0" locked="0" layoutInCell="1" allowOverlap="1" wp14:anchorId="4390FE17" wp14:editId="62B3B0FC">
                    <wp:simplePos x="0" y="0"/>
                    <wp:positionH relativeFrom="column">
                      <wp:posOffset>1399510</wp:posOffset>
                    </wp:positionH>
                    <wp:positionV relativeFrom="paragraph">
                      <wp:posOffset>5289816</wp:posOffset>
                    </wp:positionV>
                    <wp:extent cx="5071730" cy="1404620"/>
                    <wp:effectExtent l="0" t="0" r="15240"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1730" cy="1404620"/>
                            </a:xfrm>
                            <a:prstGeom prst="rect">
                              <a:avLst/>
                            </a:prstGeom>
                            <a:solidFill>
                              <a:schemeClr val="bg1"/>
                            </a:solidFill>
                            <a:ln w="9525">
                              <a:solidFill>
                                <a:schemeClr val="bg1"/>
                              </a:solidFill>
                              <a:miter lim="800000"/>
                              <a:headEnd/>
                              <a:tailEnd/>
                            </a:ln>
                          </wps:spPr>
                          <wps:txbx>
                            <w:txbxContent>
                              <w:p w14:paraId="7F2F9926" w14:textId="7087B916" w:rsidR="00F52EF9" w:rsidRPr="00F52EF9" w:rsidRDefault="00F52EF9">
                                <w:pPr>
                                  <w:rPr>
                                    <w:b/>
                                    <w:bCs/>
                                    <w:sz w:val="72"/>
                                    <w:szCs w:val="56"/>
                                  </w:rPr>
                                </w:pPr>
                                <w:r w:rsidRPr="00F52EF9">
                                  <w:rPr>
                                    <w:b/>
                                    <w:bCs/>
                                    <w:sz w:val="72"/>
                                    <w:szCs w:val="56"/>
                                  </w:rPr>
                                  <w:t>By: Michael Carter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390FE17" id="_x0000_t202" coordsize="21600,21600" o:spt="202" path="m,l,21600r21600,l21600,xe">
                    <v:stroke joinstyle="miter"/>
                    <v:path gradientshapeok="t" o:connecttype="rect"/>
                  </v:shapetype>
                  <v:shape id="Text Box 2" o:spid="_x0000_s1055" type="#_x0000_t202" style="position:absolute;margin-left:110.2pt;margin-top:416.5pt;width:399.3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" fillcolor="white [3212]" strokecolor="white [3212]">
                    <v:textbox style="mso-fit-shape-to-text:t">
                      <w:txbxContent>
                        <w:p w14:paraId="7F2F9926" w14:textId="7087B916" w:rsidR="00F52EF9" w:rsidRPr="00F52EF9" w:rsidRDefault="00F52EF9">
                          <w:pPr>
                            <w:rPr>
                              <w:b/>
                              <w:bCs/>
                              <w:sz w:val="72"/>
                              <w:szCs w:val="56"/>
                            </w:rPr>
                          </w:pPr>
                          <w:r w:rsidRPr="00F52EF9">
                            <w:rPr>
                              <w:b/>
                              <w:bCs/>
                              <w:sz w:val="72"/>
                              <w:szCs w:val="56"/>
                            </w:rPr>
                            <w:t>By: Michael Carter</w:t>
                          </w:r>
                        </w:p>
                      </w:txbxContent>
                    </v:textbox>
                    <w10:wrap type="square"/>
                  </v:shape>
                </w:pict>
              </mc:Fallback>
            </mc:AlternateContent>
          </w:r>
          <w:r w:rsidR="00553112">
            <w:rPr>
              <w:noProof/>
            </w:rPr>
            <mc:AlternateContent>
              <mc:Choice Requires="wps">
                <w:drawing>
                  <wp:anchor distT="0" distB="0" distL="114300" distR="114300" simplePos="0" relativeHeight="251660288" behindDoc="0" locked="0" layoutInCell="1" allowOverlap="1" wp14:anchorId="60EB6A6A" wp14:editId="5EB57F06">
                    <wp:simplePos x="0" y="0"/>
                    <wp:positionH relativeFrom="page">
                      <wp:posOffset>1073888</wp:posOffset>
                    </wp:positionH>
                    <wp:positionV relativeFrom="page">
                      <wp:posOffset>2966484</wp:posOffset>
                    </wp:positionV>
                    <wp:extent cx="6092456" cy="1069848"/>
                    <wp:effectExtent l="0" t="0" r="22860" b="17145"/>
                    <wp:wrapNone/>
                    <wp:docPr id="1" name="Text Box 1"/>
                    <wp:cNvGraphicFramePr/>
                    <a:graphic xmlns:a="http://schemas.openxmlformats.org/drawingml/2006/main">
                      <a:graphicData uri="http://schemas.microsoft.com/office/word/2010/wordprocessingShape">
                        <wps:wsp>
                          <wps:cNvSpPr txBox="1"/>
                          <wps:spPr>
                            <a:xfrm>
                              <a:off x="0" y="0"/>
                              <a:ext cx="6092456" cy="1069848"/>
                            </a:xfrm>
                            <a:prstGeom prst="rect">
                              <a:avLst/>
                            </a:prstGeom>
                            <a:no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47C9BDB" w14:textId="167B6E82" w:rsidR="00A04F1C" w:rsidRPr="00553112" w:rsidRDefault="00053A36">
                                <w:pPr>
                                  <w:pStyle w:val="NoSpacing"/>
                                  <w:rPr>
                                    <w:rFonts w:asciiTheme="majorHAnsi" w:eastAsiaTheme="majorEastAsia" w:hAnsiTheme="majorHAnsi" w:cstheme="majorBidi"/>
                                    <w:b/>
                                    <w:bCs/>
                                    <w:color w:val="262626" w:themeColor="text1" w:themeTint="D9"/>
                                    <w:sz w:val="144"/>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sdt>
                                  <w:sdtPr>
                                    <w:rPr>
                                      <w:rFonts w:asciiTheme="majorHAnsi" w:eastAsiaTheme="majorEastAsia" w:hAnsiTheme="majorHAnsi" w:cstheme="majorBidi"/>
                                      <w:b/>
                                      <w:bCs/>
                                      <w:color w:val="262626" w:themeColor="text1" w:themeTint="D9"/>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A04F1C" w:rsidRPr="00553112">
                                      <w:rPr>
                                        <w:rFonts w:asciiTheme="majorHAnsi" w:eastAsiaTheme="majorEastAsia" w:hAnsiTheme="majorHAnsi" w:cstheme="majorBidi"/>
                                        <w:b/>
                                        <w:bCs/>
                                        <w:color w:val="262626" w:themeColor="text1" w:themeTint="D9"/>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My Life as History Text</w:t>
                                    </w:r>
                                  </w:sdtContent>
                                </w:sdt>
                              </w:p>
                              <w:p w14:paraId="4B7410E0" w14:textId="0FD3E54D" w:rsidR="00A04F1C" w:rsidRDefault="00053A36">
                                <w:pPr>
                                  <w:spacing w:before="120"/>
                                  <w:rPr>
                                    <w:color w:val="404040" w:themeColor="text1" w:themeTint="BF"/>
                                    <w:sz w:val="36"/>
                                    <w:szCs w:val="36"/>
                                  </w:rPr>
                                </w:pPr>
                                <w:sdt>
                                  <w:sdtPr>
                                    <w:rPr>
                                      <w:b/>
                                      <w:bCs/>
                                      <w:color w:val="404040" w:themeColor="text1" w:themeTint="BF"/>
                                      <w:sz w:val="48"/>
                                      <w:szCs w:val="48"/>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4858EF">
                                      <w:rPr>
                                        <w:b/>
                                        <w:bCs/>
                                        <w:color w:val="404040" w:themeColor="text1" w:themeTint="BF"/>
                                        <w:sz w:val="48"/>
                                        <w:szCs w:val="48"/>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60EB6A6A" id="Text Box 1" o:spid="_x0000_s1056" type="#_x0000_t202" style="position:absolute;margin-left:84.55pt;margin-top:233.6pt;width:479.7pt;height:84.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" filled="f" strokecolor="white [3212]" strokeweight=".5pt">
                    <v:textbox style="mso-fit-shape-to-text:t" inset="0,0,0,0">
                      <w:txbxContent>
                        <w:p w14:paraId="547C9BDB" w14:textId="167B6E82" w:rsidR="00A04F1C" w:rsidRPr="00553112" w:rsidRDefault="00053A36">
                          <w:pPr>
                            <w:pStyle w:val="NoSpacing"/>
                            <w:rPr>
                              <w:rFonts w:asciiTheme="majorHAnsi" w:eastAsiaTheme="majorEastAsia" w:hAnsiTheme="majorHAnsi" w:cstheme="majorBidi"/>
                              <w:b/>
                              <w:bCs/>
                              <w:color w:val="262626" w:themeColor="text1" w:themeTint="D9"/>
                              <w:sz w:val="144"/>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sdt>
                            <w:sdtPr>
                              <w:rPr>
                                <w:rFonts w:asciiTheme="majorHAnsi" w:eastAsiaTheme="majorEastAsia" w:hAnsiTheme="majorHAnsi" w:cstheme="majorBidi"/>
                                <w:b/>
                                <w:bCs/>
                                <w:color w:val="262626" w:themeColor="text1" w:themeTint="D9"/>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A04F1C" w:rsidRPr="00553112">
                                <w:rPr>
                                  <w:rFonts w:asciiTheme="majorHAnsi" w:eastAsiaTheme="majorEastAsia" w:hAnsiTheme="majorHAnsi" w:cstheme="majorBidi"/>
                                  <w:b/>
                                  <w:bCs/>
                                  <w:color w:val="262626" w:themeColor="text1" w:themeTint="D9"/>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My Life as History Text</w:t>
                              </w:r>
                            </w:sdtContent>
                          </w:sdt>
                        </w:p>
                        <w:p w14:paraId="4B7410E0" w14:textId="0FD3E54D" w:rsidR="00A04F1C" w:rsidRDefault="00053A36">
                          <w:pPr>
                            <w:spacing w:before="120"/>
                            <w:rPr>
                              <w:color w:val="404040" w:themeColor="text1" w:themeTint="BF"/>
                              <w:sz w:val="36"/>
                              <w:szCs w:val="36"/>
                            </w:rPr>
                          </w:pPr>
                          <w:sdt>
                            <w:sdtPr>
                              <w:rPr>
                                <w:b/>
                                <w:bCs/>
                                <w:color w:val="404040" w:themeColor="text1" w:themeTint="BF"/>
                                <w:sz w:val="48"/>
                                <w:szCs w:val="48"/>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4858EF">
                                <w:rPr>
                                  <w:b/>
                                  <w:bCs/>
                                  <w:color w:val="404040" w:themeColor="text1" w:themeTint="BF"/>
                                  <w:sz w:val="48"/>
                                  <w:szCs w:val="48"/>
                                </w:rPr>
                                <w:t xml:space="preserve">     </w:t>
                              </w:r>
                            </w:sdtContent>
                          </w:sdt>
                        </w:p>
                      </w:txbxContent>
                    </v:textbox>
                    <w10:wrap anchorx="page" anchory="page"/>
                  </v:shape>
                </w:pict>
              </mc:Fallback>
            </mc:AlternateContent>
          </w:r>
          <w:r w:rsidR="00A04F1C">
            <w:rPr>
              <w:i/>
              <w:iCs/>
            </w:rPr>
            <w:br w:type="page"/>
          </w:r>
        </w:p>
      </w:sdtContent>
    </w:sdt>
    <w:p w14:paraId="747C428A" w14:textId="1DFFDF5E" w:rsidR="00596140" w:rsidRDefault="00596140" w:rsidP="00FB2C81">
      <w:pPr>
        <w:pStyle w:val="IntenseQuote"/>
      </w:pPr>
      <w:bookmarkStart w:id="0" w:name="_Toc44271840"/>
      <w:r>
        <w:lastRenderedPageBreak/>
        <w:t>Table of Contents</w:t>
      </w:r>
      <w:bookmarkEnd w:id="0"/>
    </w:p>
    <w:sdt>
      <w:sdtPr>
        <w:rPr>
          <w:rFonts w:asciiTheme="minorHAnsi" w:eastAsiaTheme="minorHAnsi" w:hAnsiTheme="minorHAnsi" w:cstheme="minorBidi"/>
          <w:color w:val="auto"/>
          <w:sz w:val="24"/>
          <w:szCs w:val="22"/>
          <w:lang w:val="en-CA"/>
        </w:rPr>
        <w:id w:val="-421418084"/>
        <w:docPartObj>
          <w:docPartGallery w:val="Table of Contents"/>
          <w:docPartUnique/>
        </w:docPartObj>
      </w:sdtPr>
      <w:sdtEndPr>
        <w:rPr>
          <w:b/>
          <w:bCs/>
          <w:noProof/>
        </w:rPr>
      </w:sdtEndPr>
      <w:sdtContent>
        <w:p w14:paraId="0B165DE7" w14:textId="3D52D801" w:rsidR="00596140" w:rsidRDefault="00596140">
          <w:pPr>
            <w:pStyle w:val="TOCHeading"/>
          </w:pPr>
        </w:p>
        <w:p w14:paraId="2A547B69" w14:textId="7BE1244B" w:rsidR="00596140" w:rsidRPr="00FB2C81" w:rsidRDefault="00596140">
          <w:pPr>
            <w:pStyle w:val="TOC1"/>
            <w:tabs>
              <w:tab w:val="right" w:pos="9350"/>
            </w:tabs>
            <w:rPr>
              <w:rFonts w:eastAsiaTheme="minorEastAsia"/>
              <w:noProof/>
              <w:sz w:val="44"/>
              <w:szCs w:val="44"/>
              <w:lang w:eastAsia="en-CA"/>
            </w:rPr>
          </w:pPr>
          <w:r w:rsidRPr="00FB2C81">
            <w:rPr>
              <w:sz w:val="48"/>
              <w:szCs w:val="44"/>
            </w:rPr>
            <w:fldChar w:fldCharType="begin"/>
          </w:r>
          <w:r w:rsidRPr="00FB2C81">
            <w:rPr>
              <w:sz w:val="48"/>
              <w:szCs w:val="44"/>
            </w:rPr>
            <w:instrText xml:space="preserve"> TOC \o "1-3" \h \z \u </w:instrText>
          </w:r>
          <w:r w:rsidRPr="00FB2C81">
            <w:rPr>
              <w:sz w:val="48"/>
              <w:szCs w:val="44"/>
            </w:rPr>
            <w:fldChar w:fldCharType="separate"/>
          </w:r>
          <w:hyperlink w:anchor="_Toc44271840" w:history="1">
            <w:r w:rsidRPr="00FB2C81">
              <w:rPr>
                <w:rStyle w:val="Hyperlink"/>
                <w:noProof/>
                <w:sz w:val="48"/>
                <w:szCs w:val="44"/>
              </w:rPr>
              <w:t>Table of Contents</w:t>
            </w:r>
            <w:r w:rsidRPr="00FB2C81">
              <w:rPr>
                <w:noProof/>
                <w:webHidden/>
                <w:sz w:val="48"/>
                <w:szCs w:val="44"/>
              </w:rPr>
              <w:tab/>
            </w:r>
            <w:r w:rsidRPr="00FB2C81">
              <w:rPr>
                <w:noProof/>
                <w:webHidden/>
                <w:sz w:val="48"/>
                <w:szCs w:val="44"/>
              </w:rPr>
              <w:fldChar w:fldCharType="begin"/>
            </w:r>
            <w:r w:rsidRPr="00FB2C81">
              <w:rPr>
                <w:noProof/>
                <w:webHidden/>
                <w:sz w:val="48"/>
                <w:szCs w:val="44"/>
              </w:rPr>
              <w:instrText xml:space="preserve"> PAGEREF _Toc44271840 \h </w:instrText>
            </w:r>
            <w:r w:rsidRPr="00FB2C81">
              <w:rPr>
                <w:noProof/>
                <w:webHidden/>
                <w:sz w:val="48"/>
                <w:szCs w:val="44"/>
              </w:rPr>
            </w:r>
            <w:r w:rsidRPr="00FB2C81">
              <w:rPr>
                <w:noProof/>
                <w:webHidden/>
                <w:sz w:val="48"/>
                <w:szCs w:val="44"/>
              </w:rPr>
              <w:fldChar w:fldCharType="separate"/>
            </w:r>
            <w:r w:rsidRPr="00FB2C81">
              <w:rPr>
                <w:noProof/>
                <w:webHidden/>
                <w:sz w:val="48"/>
                <w:szCs w:val="44"/>
              </w:rPr>
              <w:t>1</w:t>
            </w:r>
            <w:r w:rsidRPr="00FB2C81">
              <w:rPr>
                <w:noProof/>
                <w:webHidden/>
                <w:sz w:val="48"/>
                <w:szCs w:val="44"/>
              </w:rPr>
              <w:fldChar w:fldCharType="end"/>
            </w:r>
          </w:hyperlink>
        </w:p>
        <w:p w14:paraId="060F339B" w14:textId="60345E7A" w:rsidR="00596140" w:rsidRPr="00FB2C81" w:rsidRDefault="00053A36">
          <w:pPr>
            <w:pStyle w:val="TOC1"/>
            <w:tabs>
              <w:tab w:val="right" w:pos="9350"/>
            </w:tabs>
            <w:rPr>
              <w:rFonts w:eastAsiaTheme="minorEastAsia"/>
              <w:noProof/>
              <w:sz w:val="44"/>
              <w:szCs w:val="44"/>
              <w:lang w:eastAsia="en-CA"/>
            </w:rPr>
          </w:pPr>
          <w:hyperlink w:anchor="_Toc44271841" w:history="1">
            <w:r w:rsidR="00596140" w:rsidRPr="00FB2C81">
              <w:rPr>
                <w:rStyle w:val="Hyperlink"/>
                <w:noProof/>
                <w:sz w:val="48"/>
                <w:szCs w:val="44"/>
              </w:rPr>
              <w:t>Introduction</w:t>
            </w:r>
            <w:r w:rsidR="00596140" w:rsidRPr="00FB2C81">
              <w:rPr>
                <w:noProof/>
                <w:webHidden/>
                <w:sz w:val="48"/>
                <w:szCs w:val="44"/>
              </w:rPr>
              <w:tab/>
            </w:r>
            <w:r w:rsidR="00596140" w:rsidRPr="00FB2C81">
              <w:rPr>
                <w:noProof/>
                <w:webHidden/>
                <w:sz w:val="48"/>
                <w:szCs w:val="44"/>
              </w:rPr>
              <w:fldChar w:fldCharType="begin"/>
            </w:r>
            <w:r w:rsidR="00596140" w:rsidRPr="00FB2C81">
              <w:rPr>
                <w:noProof/>
                <w:webHidden/>
                <w:sz w:val="48"/>
                <w:szCs w:val="44"/>
              </w:rPr>
              <w:instrText xml:space="preserve"> PAGEREF _Toc44271841 \h </w:instrText>
            </w:r>
            <w:r w:rsidR="00596140" w:rsidRPr="00FB2C81">
              <w:rPr>
                <w:noProof/>
                <w:webHidden/>
                <w:sz w:val="48"/>
                <w:szCs w:val="44"/>
              </w:rPr>
            </w:r>
            <w:r w:rsidR="00596140" w:rsidRPr="00FB2C81">
              <w:rPr>
                <w:noProof/>
                <w:webHidden/>
                <w:sz w:val="48"/>
                <w:szCs w:val="44"/>
              </w:rPr>
              <w:fldChar w:fldCharType="separate"/>
            </w:r>
            <w:r w:rsidR="00596140" w:rsidRPr="00FB2C81">
              <w:rPr>
                <w:noProof/>
                <w:webHidden/>
                <w:sz w:val="48"/>
                <w:szCs w:val="44"/>
              </w:rPr>
              <w:t>2</w:t>
            </w:r>
            <w:r w:rsidR="00596140" w:rsidRPr="00FB2C81">
              <w:rPr>
                <w:noProof/>
                <w:webHidden/>
                <w:sz w:val="48"/>
                <w:szCs w:val="44"/>
              </w:rPr>
              <w:fldChar w:fldCharType="end"/>
            </w:r>
          </w:hyperlink>
        </w:p>
        <w:p w14:paraId="103B673A" w14:textId="6922FC5E" w:rsidR="00596140" w:rsidRPr="00FB2C81" w:rsidRDefault="00053A36">
          <w:pPr>
            <w:pStyle w:val="TOC1"/>
            <w:tabs>
              <w:tab w:val="right" w:pos="9350"/>
            </w:tabs>
            <w:rPr>
              <w:rFonts w:eastAsiaTheme="minorEastAsia"/>
              <w:noProof/>
              <w:sz w:val="44"/>
              <w:szCs w:val="44"/>
              <w:lang w:eastAsia="en-CA"/>
            </w:rPr>
          </w:pPr>
          <w:hyperlink w:anchor="_Toc44271842" w:history="1">
            <w:r w:rsidR="00596140" w:rsidRPr="00FB2C81">
              <w:rPr>
                <w:rStyle w:val="Hyperlink"/>
                <w:noProof/>
                <w:sz w:val="48"/>
                <w:szCs w:val="44"/>
              </w:rPr>
              <w:t>5 Fun Facts</w:t>
            </w:r>
            <w:r w:rsidR="00596140" w:rsidRPr="00FB2C81">
              <w:rPr>
                <w:noProof/>
                <w:webHidden/>
                <w:sz w:val="48"/>
                <w:szCs w:val="44"/>
              </w:rPr>
              <w:tab/>
            </w:r>
            <w:r w:rsidR="00596140" w:rsidRPr="00FB2C81">
              <w:rPr>
                <w:noProof/>
                <w:webHidden/>
                <w:sz w:val="48"/>
                <w:szCs w:val="44"/>
              </w:rPr>
              <w:fldChar w:fldCharType="begin"/>
            </w:r>
            <w:r w:rsidR="00596140" w:rsidRPr="00FB2C81">
              <w:rPr>
                <w:noProof/>
                <w:webHidden/>
                <w:sz w:val="48"/>
                <w:szCs w:val="44"/>
              </w:rPr>
              <w:instrText xml:space="preserve"> PAGEREF _Toc44271842 \h </w:instrText>
            </w:r>
            <w:r w:rsidR="00596140" w:rsidRPr="00FB2C81">
              <w:rPr>
                <w:noProof/>
                <w:webHidden/>
                <w:sz w:val="48"/>
                <w:szCs w:val="44"/>
              </w:rPr>
            </w:r>
            <w:r w:rsidR="00596140" w:rsidRPr="00FB2C81">
              <w:rPr>
                <w:noProof/>
                <w:webHidden/>
                <w:sz w:val="48"/>
                <w:szCs w:val="44"/>
              </w:rPr>
              <w:fldChar w:fldCharType="separate"/>
            </w:r>
            <w:r w:rsidR="00596140" w:rsidRPr="00FB2C81">
              <w:rPr>
                <w:noProof/>
                <w:webHidden/>
                <w:sz w:val="48"/>
                <w:szCs w:val="44"/>
              </w:rPr>
              <w:t>2</w:t>
            </w:r>
            <w:r w:rsidR="00596140" w:rsidRPr="00FB2C81">
              <w:rPr>
                <w:noProof/>
                <w:webHidden/>
                <w:sz w:val="48"/>
                <w:szCs w:val="44"/>
              </w:rPr>
              <w:fldChar w:fldCharType="end"/>
            </w:r>
          </w:hyperlink>
        </w:p>
        <w:p w14:paraId="51F3CC19" w14:textId="58E7FFD9" w:rsidR="00596140" w:rsidRPr="00FB2C81" w:rsidRDefault="00053A36">
          <w:pPr>
            <w:pStyle w:val="TOC1"/>
            <w:tabs>
              <w:tab w:val="right" w:pos="9350"/>
            </w:tabs>
            <w:rPr>
              <w:rFonts w:eastAsiaTheme="minorEastAsia"/>
              <w:noProof/>
              <w:sz w:val="44"/>
              <w:szCs w:val="44"/>
              <w:lang w:eastAsia="en-CA"/>
            </w:rPr>
          </w:pPr>
          <w:hyperlink w:anchor="_Toc44271843" w:history="1">
            <w:r w:rsidR="00596140" w:rsidRPr="00FB2C81">
              <w:rPr>
                <w:rStyle w:val="Hyperlink"/>
                <w:noProof/>
                <w:sz w:val="48"/>
                <w:szCs w:val="44"/>
              </w:rPr>
              <w:t>My Proximal and Distal Goals</w:t>
            </w:r>
            <w:r w:rsidR="00596140" w:rsidRPr="00FB2C81">
              <w:rPr>
                <w:noProof/>
                <w:webHidden/>
                <w:sz w:val="48"/>
                <w:szCs w:val="44"/>
              </w:rPr>
              <w:tab/>
            </w:r>
            <w:r w:rsidR="00596140" w:rsidRPr="00FB2C81">
              <w:rPr>
                <w:noProof/>
                <w:webHidden/>
                <w:sz w:val="48"/>
                <w:szCs w:val="44"/>
              </w:rPr>
              <w:fldChar w:fldCharType="begin"/>
            </w:r>
            <w:r w:rsidR="00596140" w:rsidRPr="00FB2C81">
              <w:rPr>
                <w:noProof/>
                <w:webHidden/>
                <w:sz w:val="48"/>
                <w:szCs w:val="44"/>
              </w:rPr>
              <w:instrText xml:space="preserve"> PAGEREF _Toc44271843 \h </w:instrText>
            </w:r>
            <w:r w:rsidR="00596140" w:rsidRPr="00FB2C81">
              <w:rPr>
                <w:noProof/>
                <w:webHidden/>
                <w:sz w:val="48"/>
                <w:szCs w:val="44"/>
              </w:rPr>
            </w:r>
            <w:r w:rsidR="00596140" w:rsidRPr="00FB2C81">
              <w:rPr>
                <w:noProof/>
                <w:webHidden/>
                <w:sz w:val="48"/>
                <w:szCs w:val="44"/>
              </w:rPr>
              <w:fldChar w:fldCharType="separate"/>
            </w:r>
            <w:r w:rsidR="00596140" w:rsidRPr="00FB2C81">
              <w:rPr>
                <w:noProof/>
                <w:webHidden/>
                <w:sz w:val="48"/>
                <w:szCs w:val="44"/>
              </w:rPr>
              <w:t>2</w:t>
            </w:r>
            <w:r w:rsidR="00596140" w:rsidRPr="00FB2C81">
              <w:rPr>
                <w:noProof/>
                <w:webHidden/>
                <w:sz w:val="48"/>
                <w:szCs w:val="44"/>
              </w:rPr>
              <w:fldChar w:fldCharType="end"/>
            </w:r>
          </w:hyperlink>
        </w:p>
        <w:p w14:paraId="10E9C57C" w14:textId="0D6D303F" w:rsidR="00596140" w:rsidRPr="00FB2C81" w:rsidRDefault="00053A36">
          <w:pPr>
            <w:pStyle w:val="TOC1"/>
            <w:tabs>
              <w:tab w:val="right" w:pos="9350"/>
            </w:tabs>
            <w:rPr>
              <w:rFonts w:eastAsiaTheme="minorEastAsia"/>
              <w:noProof/>
              <w:sz w:val="44"/>
              <w:szCs w:val="44"/>
              <w:lang w:eastAsia="en-CA"/>
            </w:rPr>
          </w:pPr>
          <w:hyperlink w:anchor="_Toc44271844" w:history="1">
            <w:r w:rsidR="00596140" w:rsidRPr="00FB2C81">
              <w:rPr>
                <w:rStyle w:val="Hyperlink"/>
                <w:noProof/>
                <w:sz w:val="48"/>
                <w:szCs w:val="44"/>
              </w:rPr>
              <w:t>Major Work Events</w:t>
            </w:r>
            <w:r w:rsidR="00596140" w:rsidRPr="00FB2C81">
              <w:rPr>
                <w:noProof/>
                <w:webHidden/>
                <w:sz w:val="48"/>
                <w:szCs w:val="44"/>
              </w:rPr>
              <w:tab/>
            </w:r>
            <w:r w:rsidR="00596140" w:rsidRPr="00FB2C81">
              <w:rPr>
                <w:noProof/>
                <w:webHidden/>
                <w:sz w:val="48"/>
                <w:szCs w:val="44"/>
              </w:rPr>
              <w:fldChar w:fldCharType="begin"/>
            </w:r>
            <w:r w:rsidR="00596140" w:rsidRPr="00FB2C81">
              <w:rPr>
                <w:noProof/>
                <w:webHidden/>
                <w:sz w:val="48"/>
                <w:szCs w:val="44"/>
              </w:rPr>
              <w:instrText xml:space="preserve"> PAGEREF _Toc44271844 \h </w:instrText>
            </w:r>
            <w:r w:rsidR="00596140" w:rsidRPr="00FB2C81">
              <w:rPr>
                <w:noProof/>
                <w:webHidden/>
                <w:sz w:val="48"/>
                <w:szCs w:val="44"/>
              </w:rPr>
            </w:r>
            <w:r w:rsidR="00596140" w:rsidRPr="00FB2C81">
              <w:rPr>
                <w:noProof/>
                <w:webHidden/>
                <w:sz w:val="48"/>
                <w:szCs w:val="44"/>
              </w:rPr>
              <w:fldChar w:fldCharType="separate"/>
            </w:r>
            <w:r w:rsidR="00596140" w:rsidRPr="00FB2C81">
              <w:rPr>
                <w:noProof/>
                <w:webHidden/>
                <w:sz w:val="48"/>
                <w:szCs w:val="44"/>
              </w:rPr>
              <w:t>3</w:t>
            </w:r>
            <w:r w:rsidR="00596140" w:rsidRPr="00FB2C81">
              <w:rPr>
                <w:noProof/>
                <w:webHidden/>
                <w:sz w:val="48"/>
                <w:szCs w:val="44"/>
              </w:rPr>
              <w:fldChar w:fldCharType="end"/>
            </w:r>
          </w:hyperlink>
        </w:p>
        <w:p w14:paraId="7349D6D3" w14:textId="321E8BAA" w:rsidR="00596140" w:rsidRPr="00FB2C81" w:rsidRDefault="00053A36">
          <w:pPr>
            <w:pStyle w:val="TOC1"/>
            <w:tabs>
              <w:tab w:val="right" w:pos="9350"/>
            </w:tabs>
            <w:rPr>
              <w:rFonts w:eastAsiaTheme="minorEastAsia"/>
              <w:noProof/>
              <w:sz w:val="44"/>
              <w:szCs w:val="44"/>
              <w:lang w:eastAsia="en-CA"/>
            </w:rPr>
          </w:pPr>
          <w:hyperlink w:anchor="_Toc44271845" w:history="1">
            <w:r w:rsidR="00596140" w:rsidRPr="00FB2C81">
              <w:rPr>
                <w:rStyle w:val="Hyperlink"/>
                <w:noProof/>
                <w:sz w:val="48"/>
                <w:szCs w:val="44"/>
              </w:rPr>
              <w:t>The Biggest Event</w:t>
            </w:r>
            <w:r w:rsidR="00596140" w:rsidRPr="00FB2C81">
              <w:rPr>
                <w:noProof/>
                <w:webHidden/>
                <w:sz w:val="48"/>
                <w:szCs w:val="44"/>
              </w:rPr>
              <w:tab/>
            </w:r>
            <w:r w:rsidR="00596140" w:rsidRPr="00FB2C81">
              <w:rPr>
                <w:noProof/>
                <w:webHidden/>
                <w:sz w:val="48"/>
                <w:szCs w:val="44"/>
              </w:rPr>
              <w:fldChar w:fldCharType="begin"/>
            </w:r>
            <w:r w:rsidR="00596140" w:rsidRPr="00FB2C81">
              <w:rPr>
                <w:noProof/>
                <w:webHidden/>
                <w:sz w:val="48"/>
                <w:szCs w:val="44"/>
              </w:rPr>
              <w:instrText xml:space="preserve"> PAGEREF _Toc44271845 \h </w:instrText>
            </w:r>
            <w:r w:rsidR="00596140" w:rsidRPr="00FB2C81">
              <w:rPr>
                <w:noProof/>
                <w:webHidden/>
                <w:sz w:val="48"/>
                <w:szCs w:val="44"/>
              </w:rPr>
            </w:r>
            <w:r w:rsidR="00596140" w:rsidRPr="00FB2C81">
              <w:rPr>
                <w:noProof/>
                <w:webHidden/>
                <w:sz w:val="48"/>
                <w:szCs w:val="44"/>
              </w:rPr>
              <w:fldChar w:fldCharType="separate"/>
            </w:r>
            <w:r w:rsidR="00596140" w:rsidRPr="00FB2C81">
              <w:rPr>
                <w:noProof/>
                <w:webHidden/>
                <w:sz w:val="48"/>
                <w:szCs w:val="44"/>
              </w:rPr>
              <w:t>4</w:t>
            </w:r>
            <w:r w:rsidR="00596140" w:rsidRPr="00FB2C81">
              <w:rPr>
                <w:noProof/>
                <w:webHidden/>
                <w:sz w:val="48"/>
                <w:szCs w:val="44"/>
              </w:rPr>
              <w:fldChar w:fldCharType="end"/>
            </w:r>
          </w:hyperlink>
        </w:p>
        <w:p w14:paraId="72C34001" w14:textId="44D0BFAF" w:rsidR="00596140" w:rsidRPr="00FB2C81" w:rsidRDefault="00053A36">
          <w:pPr>
            <w:pStyle w:val="TOC1"/>
            <w:tabs>
              <w:tab w:val="right" w:pos="9350"/>
            </w:tabs>
            <w:rPr>
              <w:rFonts w:eastAsiaTheme="minorEastAsia"/>
              <w:noProof/>
              <w:sz w:val="44"/>
              <w:szCs w:val="44"/>
              <w:lang w:eastAsia="en-CA"/>
            </w:rPr>
          </w:pPr>
          <w:hyperlink w:anchor="_Toc44271846" w:history="1">
            <w:r w:rsidR="00596140" w:rsidRPr="00FB2C81">
              <w:rPr>
                <w:rStyle w:val="Hyperlink"/>
                <w:noProof/>
                <w:sz w:val="48"/>
                <w:szCs w:val="44"/>
              </w:rPr>
              <w:t>My Recent Favourite</w:t>
            </w:r>
            <w:r w:rsidR="00596140" w:rsidRPr="00FB2C81">
              <w:rPr>
                <w:noProof/>
                <w:webHidden/>
                <w:sz w:val="48"/>
                <w:szCs w:val="44"/>
              </w:rPr>
              <w:tab/>
            </w:r>
            <w:r w:rsidR="00596140" w:rsidRPr="00FB2C81">
              <w:rPr>
                <w:noProof/>
                <w:webHidden/>
                <w:sz w:val="48"/>
                <w:szCs w:val="44"/>
              </w:rPr>
              <w:fldChar w:fldCharType="begin"/>
            </w:r>
            <w:r w:rsidR="00596140" w:rsidRPr="00FB2C81">
              <w:rPr>
                <w:noProof/>
                <w:webHidden/>
                <w:sz w:val="48"/>
                <w:szCs w:val="44"/>
              </w:rPr>
              <w:instrText xml:space="preserve"> PAGEREF _Toc44271846 \h </w:instrText>
            </w:r>
            <w:r w:rsidR="00596140" w:rsidRPr="00FB2C81">
              <w:rPr>
                <w:noProof/>
                <w:webHidden/>
                <w:sz w:val="48"/>
                <w:szCs w:val="44"/>
              </w:rPr>
            </w:r>
            <w:r w:rsidR="00596140" w:rsidRPr="00FB2C81">
              <w:rPr>
                <w:noProof/>
                <w:webHidden/>
                <w:sz w:val="48"/>
                <w:szCs w:val="44"/>
              </w:rPr>
              <w:fldChar w:fldCharType="separate"/>
            </w:r>
            <w:r w:rsidR="00596140" w:rsidRPr="00FB2C81">
              <w:rPr>
                <w:noProof/>
                <w:webHidden/>
                <w:sz w:val="48"/>
                <w:szCs w:val="44"/>
              </w:rPr>
              <w:t>4</w:t>
            </w:r>
            <w:r w:rsidR="00596140" w:rsidRPr="00FB2C81">
              <w:rPr>
                <w:noProof/>
                <w:webHidden/>
                <w:sz w:val="48"/>
                <w:szCs w:val="44"/>
              </w:rPr>
              <w:fldChar w:fldCharType="end"/>
            </w:r>
          </w:hyperlink>
        </w:p>
        <w:p w14:paraId="477B612C" w14:textId="6B430F97" w:rsidR="00596140" w:rsidRPr="00FB2C81" w:rsidRDefault="00053A36">
          <w:pPr>
            <w:pStyle w:val="TOC1"/>
            <w:tabs>
              <w:tab w:val="right" w:pos="9350"/>
            </w:tabs>
            <w:rPr>
              <w:rFonts w:eastAsiaTheme="minorEastAsia"/>
              <w:noProof/>
              <w:sz w:val="44"/>
              <w:szCs w:val="44"/>
              <w:lang w:eastAsia="en-CA"/>
            </w:rPr>
          </w:pPr>
          <w:hyperlink w:anchor="_Toc44271847" w:history="1">
            <w:r w:rsidR="00596140" w:rsidRPr="00FB2C81">
              <w:rPr>
                <w:rStyle w:val="Hyperlink"/>
                <w:noProof/>
                <w:sz w:val="48"/>
                <w:szCs w:val="44"/>
              </w:rPr>
              <w:t>Conclusion:</w:t>
            </w:r>
            <w:r w:rsidR="00596140" w:rsidRPr="00FB2C81">
              <w:rPr>
                <w:noProof/>
                <w:webHidden/>
                <w:sz w:val="48"/>
                <w:szCs w:val="44"/>
              </w:rPr>
              <w:tab/>
            </w:r>
            <w:r w:rsidR="00596140" w:rsidRPr="00FB2C81">
              <w:rPr>
                <w:noProof/>
                <w:webHidden/>
                <w:sz w:val="48"/>
                <w:szCs w:val="44"/>
              </w:rPr>
              <w:fldChar w:fldCharType="begin"/>
            </w:r>
            <w:r w:rsidR="00596140" w:rsidRPr="00FB2C81">
              <w:rPr>
                <w:noProof/>
                <w:webHidden/>
                <w:sz w:val="48"/>
                <w:szCs w:val="44"/>
              </w:rPr>
              <w:instrText xml:space="preserve"> PAGEREF _Toc44271847 \h </w:instrText>
            </w:r>
            <w:r w:rsidR="00596140" w:rsidRPr="00FB2C81">
              <w:rPr>
                <w:noProof/>
                <w:webHidden/>
                <w:sz w:val="48"/>
                <w:szCs w:val="44"/>
              </w:rPr>
            </w:r>
            <w:r w:rsidR="00596140" w:rsidRPr="00FB2C81">
              <w:rPr>
                <w:noProof/>
                <w:webHidden/>
                <w:sz w:val="48"/>
                <w:szCs w:val="44"/>
              </w:rPr>
              <w:fldChar w:fldCharType="separate"/>
            </w:r>
            <w:r w:rsidR="00596140" w:rsidRPr="00FB2C81">
              <w:rPr>
                <w:noProof/>
                <w:webHidden/>
                <w:sz w:val="48"/>
                <w:szCs w:val="44"/>
              </w:rPr>
              <w:t>4</w:t>
            </w:r>
            <w:r w:rsidR="00596140" w:rsidRPr="00FB2C81">
              <w:rPr>
                <w:noProof/>
                <w:webHidden/>
                <w:sz w:val="48"/>
                <w:szCs w:val="44"/>
              </w:rPr>
              <w:fldChar w:fldCharType="end"/>
            </w:r>
          </w:hyperlink>
        </w:p>
        <w:p w14:paraId="634BA3BB" w14:textId="2AB49FCD" w:rsidR="00596140" w:rsidRPr="00FB2C81" w:rsidRDefault="00053A36">
          <w:pPr>
            <w:pStyle w:val="TOC1"/>
            <w:tabs>
              <w:tab w:val="right" w:pos="9350"/>
            </w:tabs>
            <w:rPr>
              <w:rFonts w:eastAsiaTheme="minorEastAsia"/>
              <w:noProof/>
              <w:sz w:val="44"/>
              <w:szCs w:val="44"/>
              <w:lang w:eastAsia="en-CA"/>
            </w:rPr>
          </w:pPr>
          <w:hyperlink w:anchor="_Toc44271848" w:history="1">
            <w:r w:rsidR="00596140" w:rsidRPr="00FB2C81">
              <w:rPr>
                <w:rStyle w:val="Hyperlink"/>
                <w:noProof/>
                <w:sz w:val="48"/>
                <w:szCs w:val="44"/>
              </w:rPr>
              <w:t>Bibliography</w:t>
            </w:r>
            <w:r w:rsidR="00596140" w:rsidRPr="00FB2C81">
              <w:rPr>
                <w:noProof/>
                <w:webHidden/>
                <w:sz w:val="48"/>
                <w:szCs w:val="44"/>
              </w:rPr>
              <w:tab/>
            </w:r>
            <w:r w:rsidR="00596140" w:rsidRPr="00FB2C81">
              <w:rPr>
                <w:noProof/>
                <w:webHidden/>
                <w:sz w:val="48"/>
                <w:szCs w:val="44"/>
              </w:rPr>
              <w:fldChar w:fldCharType="begin"/>
            </w:r>
            <w:r w:rsidR="00596140" w:rsidRPr="00FB2C81">
              <w:rPr>
                <w:noProof/>
                <w:webHidden/>
                <w:sz w:val="48"/>
                <w:szCs w:val="44"/>
              </w:rPr>
              <w:instrText xml:space="preserve"> PAGEREF _Toc44271848 \h </w:instrText>
            </w:r>
            <w:r w:rsidR="00596140" w:rsidRPr="00FB2C81">
              <w:rPr>
                <w:noProof/>
                <w:webHidden/>
                <w:sz w:val="48"/>
                <w:szCs w:val="44"/>
              </w:rPr>
            </w:r>
            <w:r w:rsidR="00596140" w:rsidRPr="00FB2C81">
              <w:rPr>
                <w:noProof/>
                <w:webHidden/>
                <w:sz w:val="48"/>
                <w:szCs w:val="44"/>
              </w:rPr>
              <w:fldChar w:fldCharType="separate"/>
            </w:r>
            <w:r w:rsidR="00596140" w:rsidRPr="00FB2C81">
              <w:rPr>
                <w:noProof/>
                <w:webHidden/>
                <w:sz w:val="48"/>
                <w:szCs w:val="44"/>
              </w:rPr>
              <w:t>5</w:t>
            </w:r>
            <w:r w:rsidR="00596140" w:rsidRPr="00FB2C81">
              <w:rPr>
                <w:noProof/>
                <w:webHidden/>
                <w:sz w:val="48"/>
                <w:szCs w:val="44"/>
              </w:rPr>
              <w:fldChar w:fldCharType="end"/>
            </w:r>
          </w:hyperlink>
        </w:p>
        <w:p w14:paraId="741D155F" w14:textId="67D53976" w:rsidR="00596140" w:rsidRDefault="00596140">
          <w:r w:rsidRPr="00FB2C81">
            <w:rPr>
              <w:b/>
              <w:bCs/>
              <w:noProof/>
              <w:sz w:val="48"/>
              <w:szCs w:val="44"/>
            </w:rPr>
            <w:fldChar w:fldCharType="end"/>
          </w:r>
        </w:p>
      </w:sdtContent>
    </w:sdt>
    <w:p w14:paraId="62A268F5" w14:textId="6FC2147A" w:rsidR="00596140" w:rsidRDefault="00FB2C81">
      <w:pPr>
        <w:rPr>
          <w:i/>
          <w:iCs/>
          <w:color w:val="3494BA" w:themeColor="accent1"/>
          <w:sz w:val="40"/>
        </w:rPr>
      </w:pPr>
      <w:r>
        <w:rPr>
          <w:noProof/>
        </w:rPr>
        <w:drawing>
          <wp:anchor distT="0" distB="0" distL="114300" distR="114300" simplePos="0" relativeHeight="251668480" behindDoc="1" locked="0" layoutInCell="1" allowOverlap="1" wp14:anchorId="039874C6" wp14:editId="0AC48B80">
            <wp:simplePos x="0" y="0"/>
            <wp:positionH relativeFrom="column">
              <wp:posOffset>-264795</wp:posOffset>
            </wp:positionH>
            <wp:positionV relativeFrom="paragraph">
              <wp:posOffset>993775</wp:posOffset>
            </wp:positionV>
            <wp:extent cx="7123008" cy="1409382"/>
            <wp:effectExtent l="57150" t="609600" r="0" b="305435"/>
            <wp:wrapTight wrapText="bothSides">
              <wp:wrapPolygon edited="0">
                <wp:start x="19093" y="-847"/>
                <wp:lineTo x="15905" y="-3691"/>
                <wp:lineTo x="15712" y="878"/>
                <wp:lineTo x="12265" y="-2842"/>
                <wp:lineTo x="12072" y="1727"/>
                <wp:lineTo x="8852" y="-1749"/>
                <wp:lineTo x="8659" y="2820"/>
                <wp:lineTo x="2219" y="-4132"/>
                <wp:lineTo x="2026" y="437"/>
                <wp:lineTo x="1009" y="-661"/>
                <wp:lineTo x="8" y="648"/>
                <wp:lineTo x="-100" y="3218"/>
                <wp:lineTo x="623" y="8478"/>
                <wp:lineTo x="667" y="8824"/>
                <wp:lineTo x="2068" y="14816"/>
                <wp:lineTo x="2124" y="14877"/>
                <wp:lineTo x="4606" y="19049"/>
                <wp:lineTo x="4639" y="19681"/>
                <wp:lineTo x="5656" y="20779"/>
                <wp:lineTo x="5736" y="20269"/>
                <wp:lineTo x="6813" y="19939"/>
                <wp:lineTo x="6870" y="20000"/>
                <wp:lineTo x="12713" y="21529"/>
                <wp:lineTo x="12769" y="21590"/>
                <wp:lineTo x="16465" y="20802"/>
                <wp:lineTo x="16521" y="20863"/>
                <wp:lineTo x="18974" y="18733"/>
                <wp:lineTo x="19031" y="18794"/>
                <wp:lineTo x="19946" y="15303"/>
                <wp:lineTo x="19958" y="15018"/>
                <wp:lineTo x="21495" y="12198"/>
                <wp:lineTo x="21519" y="11627"/>
                <wp:lineTo x="20344" y="5879"/>
                <wp:lineTo x="20695" y="5959"/>
                <wp:lineTo x="20876" y="1676"/>
                <wp:lineTo x="19318" y="-603"/>
                <wp:lineTo x="19093" y="-847"/>
              </wp:wrapPolygon>
            </wp:wrapTight>
            <wp:docPr id="37" name="Picture 37" descr="A flock of birds flying in th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rush long 1.png"/>
                    <pic:cNvPicPr/>
                  </pic:nvPicPr>
                  <pic:blipFill>
                    <a:blip r:embed="rId9">
                      <a:duotone>
                        <a:schemeClr val="accent6">
                          <a:shade val="45000"/>
                          <a:satMod val="135000"/>
                        </a:schemeClr>
                        <a:prstClr val="white"/>
                      </a:duotone>
                      <a:extLst>
                        <a:ext uri="{28A0092B-C50C-407E-A947-70E740481C1C}">
                          <a14:useLocalDpi xmlns:a14="http://schemas.microsoft.com/office/drawing/2010/main" val="0"/>
                        </a:ext>
                      </a:extLst>
                    </a:blip>
                    <a:stretch>
                      <a:fillRect/>
                    </a:stretch>
                  </pic:blipFill>
                  <pic:spPr>
                    <a:xfrm rot="20876721">
                      <a:off x="0" y="0"/>
                      <a:ext cx="7123008" cy="1409382"/>
                    </a:xfrm>
                    <a:prstGeom prst="rect">
                      <a:avLst/>
                    </a:prstGeom>
                  </pic:spPr>
                </pic:pic>
              </a:graphicData>
            </a:graphic>
            <wp14:sizeRelH relativeFrom="page">
              <wp14:pctWidth>0</wp14:pctWidth>
            </wp14:sizeRelH>
            <wp14:sizeRelV relativeFrom="page">
              <wp14:pctHeight>0</wp14:pctHeight>
            </wp14:sizeRelV>
          </wp:anchor>
        </w:drawing>
      </w:r>
      <w:r w:rsidR="00596140">
        <w:br w:type="page"/>
      </w:r>
    </w:p>
    <w:p w14:paraId="26302D9A" w14:textId="5E118EDC" w:rsidR="00497A72" w:rsidRPr="00FB2C81" w:rsidRDefault="00497A72" w:rsidP="00FB2C81">
      <w:pPr>
        <w:pStyle w:val="IntenseQuote"/>
      </w:pPr>
      <w:bookmarkStart w:id="1" w:name="_Toc44271841"/>
      <w:r w:rsidRPr="00FB2C81">
        <w:lastRenderedPageBreak/>
        <w:t>Introduction</w:t>
      </w:r>
      <w:bookmarkEnd w:id="1"/>
    </w:p>
    <w:p w14:paraId="230C2E0A" w14:textId="77777777" w:rsidR="00497A72" w:rsidRDefault="00497A72"/>
    <w:p w14:paraId="750E1B82" w14:textId="5B94E56F" w:rsidR="00657927" w:rsidRDefault="00A91836">
      <w:r>
        <w:t xml:space="preserve">My name is </w:t>
      </w:r>
      <w:r w:rsidRPr="006418DA">
        <w:rPr>
          <w:b/>
          <w:bCs/>
        </w:rPr>
        <w:t>Mike Carter</w:t>
      </w:r>
      <w:r>
        <w:t xml:space="preserve"> and my passion in life is being an </w:t>
      </w:r>
      <w:r w:rsidRPr="006418DA">
        <w:rPr>
          <w:b/>
          <w:bCs/>
          <w:rPrChange w:id="2" w:author="Michael Carter" w:date="2021-02-01T15:54:00Z">
            <w:rPr/>
          </w:rPrChange>
        </w:rPr>
        <w:t>educator</w:t>
      </w:r>
      <w:r>
        <w:t xml:space="preserve">.  I grew up with a sister </w:t>
      </w:r>
      <w:r w:rsidR="00251E2C">
        <w:t>with</w:t>
      </w:r>
      <w:r>
        <w:t xml:space="preserve"> a severe physical disability. That might not seem related to teaching but seeing how the teachers could be creative and alter their plans to make Julie feel </w:t>
      </w:r>
      <w:r w:rsidR="00251E2C">
        <w:t xml:space="preserve">included </w:t>
      </w:r>
      <w:r>
        <w:t>made me want to be a</w:t>
      </w:r>
      <w:r w:rsidR="00251E2C">
        <w:t>n</w:t>
      </w:r>
      <w:r>
        <w:t xml:space="preserve"> inclusive teacher just like them some day.  My first formal teaching experience happened when I was 16</w:t>
      </w:r>
      <w:r w:rsidR="00251E2C">
        <w:t>;</w:t>
      </w:r>
      <w:r>
        <w:t xml:space="preserve"> I became a swim instructor.  What I took away from this experience was the value of feedback.  Unlike other teachers who did not engage with swimmer</w:t>
      </w:r>
      <w:r w:rsidR="00251E2C">
        <w:t>s</w:t>
      </w:r>
      <w:r>
        <w:t>, I would jump in the water, stop my students, and let them know if they could improve something about their stroke.  This led a lot of students to learn faster than some in other classes where feedback was minimal.</w:t>
      </w:r>
      <w:r w:rsidR="00251E2C">
        <w:t xml:space="preserve">  </w:t>
      </w:r>
      <w:r>
        <w:t xml:space="preserve">Teaching swimming lessons led to my current job at Centennial College.  One day I was teaching a boy who seemed uninterested in swimming.  He found it boring and his mom said </w:t>
      </w:r>
      <w:proofErr w:type="gramStart"/>
      <w:r>
        <w:t>it’s</w:t>
      </w:r>
      <w:proofErr w:type="gramEnd"/>
      <w:r>
        <w:t xml:space="preserve"> because he only thinks about hockey. I thought what if I could combine the two? It took me two weeks, but I had a friend help me create an underwater puck with a heavy me</w:t>
      </w:r>
      <w:r w:rsidR="000E7E44">
        <w:t>t</w:t>
      </w:r>
      <w:r>
        <w:t>al and I made a few sticks out of wood.  Over the next few weeks his skills got better as I used the underwater hockey as a</w:t>
      </w:r>
      <w:r w:rsidR="00251E2C">
        <w:t xml:space="preserve">n incentive to work hard.  His mom was the program coordinator of the program I currently teach in at Centennial College.  </w:t>
      </w:r>
      <w:r>
        <w:t xml:space="preserve">  </w:t>
      </w:r>
    </w:p>
    <w:p w14:paraId="254EFB2B" w14:textId="7EF78F40" w:rsidR="00497A72" w:rsidRDefault="004858EF" w:rsidP="00FB2C81">
      <w:pPr>
        <w:pStyle w:val="IntenseQuote"/>
      </w:pPr>
      <w:bookmarkStart w:id="3" w:name="_Toc44271842"/>
      <w:bookmarkStart w:id="4" w:name="_Hlk41902304"/>
      <w:r>
        <w:t>5 Fun Facts</w:t>
      </w:r>
      <w:bookmarkEnd w:id="3"/>
    </w:p>
    <w:p w14:paraId="302E93EC" w14:textId="4ACA92BB" w:rsidR="00880631" w:rsidRPr="00EE5EEA" w:rsidRDefault="000771FE" w:rsidP="00EE5EEA">
      <w:pPr>
        <w:shd w:val="clear" w:color="auto" w:fill="E6EEF0" w:themeFill="accent5" w:themeFillTint="33"/>
        <w:ind w:left="360"/>
        <w:rPr>
          <w:sz w:val="28"/>
          <w:szCs w:val="24"/>
        </w:rPr>
      </w:pPr>
      <w:r w:rsidRPr="00EE5EEA">
        <w:rPr>
          <w:sz w:val="28"/>
          <w:szCs w:val="24"/>
        </w:rPr>
        <w:t>I have one foot that is 14 inches long and the other is 12 inches long</w:t>
      </w:r>
    </w:p>
    <w:p w14:paraId="586BEBDF" w14:textId="0B8216D7" w:rsidR="000771FE" w:rsidRPr="00EE5EEA" w:rsidRDefault="000771FE" w:rsidP="00EE5EEA">
      <w:pPr>
        <w:shd w:val="clear" w:color="auto" w:fill="E6EEF0" w:themeFill="accent5" w:themeFillTint="33"/>
        <w:ind w:left="360"/>
        <w:rPr>
          <w:sz w:val="28"/>
          <w:szCs w:val="24"/>
        </w:rPr>
      </w:pPr>
      <w:r w:rsidRPr="00EE5EEA">
        <w:rPr>
          <w:sz w:val="28"/>
          <w:szCs w:val="24"/>
        </w:rPr>
        <w:t xml:space="preserve">I am a huge Toronto Maple </w:t>
      </w:r>
      <w:proofErr w:type="spellStart"/>
      <w:r w:rsidRPr="00EE5EEA">
        <w:rPr>
          <w:sz w:val="28"/>
          <w:szCs w:val="24"/>
        </w:rPr>
        <w:t>Leafs</w:t>
      </w:r>
      <w:proofErr w:type="spellEnd"/>
      <w:r w:rsidRPr="00EE5EEA">
        <w:rPr>
          <w:sz w:val="28"/>
          <w:szCs w:val="24"/>
        </w:rPr>
        <w:t xml:space="preserve"> fan</w:t>
      </w:r>
    </w:p>
    <w:p w14:paraId="18B2E3AA" w14:textId="0ED73D86" w:rsidR="000771FE" w:rsidRPr="00EE5EEA" w:rsidRDefault="000771FE" w:rsidP="00EE5EEA">
      <w:pPr>
        <w:shd w:val="clear" w:color="auto" w:fill="E6EEF0" w:themeFill="accent5" w:themeFillTint="33"/>
        <w:ind w:left="360"/>
        <w:rPr>
          <w:sz w:val="28"/>
          <w:szCs w:val="24"/>
        </w:rPr>
      </w:pPr>
      <w:r w:rsidRPr="00EE5EEA">
        <w:rPr>
          <w:sz w:val="28"/>
          <w:szCs w:val="24"/>
        </w:rPr>
        <w:t>I met a legendary, professional athlete, Johnny Bower</w:t>
      </w:r>
    </w:p>
    <w:p w14:paraId="725FEE01" w14:textId="45A3AF53" w:rsidR="000771FE" w:rsidRPr="00EE5EEA" w:rsidRDefault="000771FE" w:rsidP="00EE5EEA">
      <w:pPr>
        <w:shd w:val="clear" w:color="auto" w:fill="E6EEF0" w:themeFill="accent5" w:themeFillTint="33"/>
        <w:ind w:left="360"/>
        <w:rPr>
          <w:sz w:val="28"/>
          <w:szCs w:val="24"/>
        </w:rPr>
      </w:pPr>
      <w:r w:rsidRPr="00EE5EEA">
        <w:rPr>
          <w:sz w:val="28"/>
          <w:szCs w:val="24"/>
        </w:rPr>
        <w:t>I jumped off a waterfall in Maui</w:t>
      </w:r>
    </w:p>
    <w:p w14:paraId="38048B08" w14:textId="1A2F6786" w:rsidR="000771FE" w:rsidRPr="00EE5EEA" w:rsidRDefault="000771FE" w:rsidP="00EE5EEA">
      <w:pPr>
        <w:shd w:val="clear" w:color="auto" w:fill="E6EEF0" w:themeFill="accent5" w:themeFillTint="33"/>
        <w:ind w:left="360"/>
        <w:rPr>
          <w:rFonts w:cstheme="minorHAnsi"/>
          <w:sz w:val="28"/>
          <w:szCs w:val="24"/>
        </w:rPr>
      </w:pPr>
      <w:r w:rsidRPr="00EE5EEA">
        <w:rPr>
          <w:rFonts w:cstheme="minorHAnsi"/>
          <w:sz w:val="28"/>
          <w:szCs w:val="24"/>
        </w:rPr>
        <w:t>I love video games</w:t>
      </w:r>
    </w:p>
    <w:p w14:paraId="27A337A7" w14:textId="6A578C03" w:rsidR="000771FE" w:rsidRDefault="000771FE" w:rsidP="00E23015">
      <w:pPr>
        <w:rPr>
          <w:rFonts w:cstheme="minorHAnsi"/>
        </w:rPr>
      </w:pPr>
    </w:p>
    <w:p w14:paraId="3BA34F5E" w14:textId="77777777" w:rsidR="00C257B1" w:rsidRPr="000771FE" w:rsidRDefault="00C257B1" w:rsidP="00E23015">
      <w:pPr>
        <w:rPr>
          <w:rFonts w:cstheme="minorHAnsi"/>
        </w:rPr>
      </w:pPr>
    </w:p>
    <w:p w14:paraId="53FDED75" w14:textId="5D7DF0A1" w:rsidR="004858EF" w:rsidRDefault="004858EF" w:rsidP="00B604C6">
      <w:pPr>
        <w:pStyle w:val="IntenseQuote"/>
      </w:pPr>
      <w:bookmarkStart w:id="5" w:name="_Toc44271843"/>
      <w:r>
        <w:lastRenderedPageBreak/>
        <w:t>My Proximal and Distal Goals</w:t>
      </w:r>
      <w:bookmarkEnd w:id="5"/>
    </w:p>
    <w:tbl>
      <w:tblPr>
        <w:tblStyle w:val="ListTable3-Accent1"/>
        <w:tblW w:w="0" w:type="auto"/>
        <w:tblLook w:val="04A0" w:firstRow="1" w:lastRow="0" w:firstColumn="1" w:lastColumn="0" w:noHBand="0" w:noVBand="1"/>
      </w:tblPr>
      <w:tblGrid>
        <w:gridCol w:w="3930"/>
        <w:gridCol w:w="2217"/>
        <w:gridCol w:w="2332"/>
      </w:tblGrid>
      <w:tr w:rsidR="00FD6670" w:rsidRPr="00FD6670" w14:paraId="0E5C8C0E" w14:textId="77777777" w:rsidTr="00FD66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7BE1DAE0" w14:textId="77777777" w:rsidR="00FD6670" w:rsidRPr="00FD6670" w:rsidRDefault="00FD6670" w:rsidP="00764968">
            <w:r w:rsidRPr="00FD6670">
              <w:t>Goal</w:t>
            </w:r>
          </w:p>
        </w:tc>
        <w:tc>
          <w:tcPr>
            <w:tcW w:w="0" w:type="auto"/>
          </w:tcPr>
          <w:p w14:paraId="2296BF4F" w14:textId="77777777" w:rsidR="00FD6670" w:rsidRPr="00FD6670" w:rsidRDefault="00FD6670" w:rsidP="00764968">
            <w:pPr>
              <w:cnfStyle w:val="100000000000" w:firstRow="1" w:lastRow="0" w:firstColumn="0" w:lastColumn="0" w:oddVBand="0" w:evenVBand="0" w:oddHBand="0" w:evenHBand="0" w:firstRowFirstColumn="0" w:firstRowLastColumn="0" w:lastRowFirstColumn="0" w:lastRowLastColumn="0"/>
            </w:pPr>
            <w:r w:rsidRPr="00FD6670">
              <w:t>Proximal Goal</w:t>
            </w:r>
          </w:p>
        </w:tc>
        <w:tc>
          <w:tcPr>
            <w:tcW w:w="0" w:type="auto"/>
          </w:tcPr>
          <w:p w14:paraId="0C35FDF6" w14:textId="77777777" w:rsidR="00FD6670" w:rsidRPr="00FD6670" w:rsidRDefault="00FD6670" w:rsidP="00764968">
            <w:pPr>
              <w:cnfStyle w:val="100000000000" w:firstRow="1" w:lastRow="0" w:firstColumn="0" w:lastColumn="0" w:oddVBand="0" w:evenVBand="0" w:oddHBand="0" w:evenHBand="0" w:firstRowFirstColumn="0" w:firstRowLastColumn="0" w:lastRowFirstColumn="0" w:lastRowLastColumn="0"/>
            </w:pPr>
            <w:r w:rsidRPr="00FD6670">
              <w:t>Distal Goal</w:t>
            </w:r>
          </w:p>
        </w:tc>
      </w:tr>
      <w:tr w:rsidR="00FD6670" w:rsidRPr="00FD6670" w14:paraId="40861EB5" w14:textId="77777777" w:rsidTr="00FD6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75A5B8" w14:textId="77777777" w:rsidR="00FD6670" w:rsidRPr="00FD6670" w:rsidRDefault="00FD6670" w:rsidP="00764968">
            <w:r w:rsidRPr="00FD6670">
              <w:t>Perform push ups</w:t>
            </w:r>
          </w:p>
        </w:tc>
        <w:tc>
          <w:tcPr>
            <w:tcW w:w="0" w:type="auto"/>
          </w:tcPr>
          <w:p w14:paraId="2F6332E6" w14:textId="77777777" w:rsidR="00FD6670" w:rsidRPr="00FD6670" w:rsidRDefault="00FD6670" w:rsidP="00764968">
            <w:pPr>
              <w:cnfStyle w:val="000000100000" w:firstRow="0" w:lastRow="0" w:firstColumn="0" w:lastColumn="0" w:oddVBand="0" w:evenVBand="0" w:oddHBand="1" w:evenHBand="0" w:firstRowFirstColumn="0" w:firstRowLastColumn="0" w:lastRowFirstColumn="0" w:lastRowLastColumn="0"/>
            </w:pPr>
            <w:r w:rsidRPr="00FD6670">
              <w:t>40 push ups</w:t>
            </w:r>
          </w:p>
        </w:tc>
        <w:tc>
          <w:tcPr>
            <w:tcW w:w="0" w:type="auto"/>
          </w:tcPr>
          <w:p w14:paraId="0BA47E18" w14:textId="77777777" w:rsidR="00FD6670" w:rsidRPr="00FD6670" w:rsidRDefault="00FD6670" w:rsidP="00764968">
            <w:pPr>
              <w:cnfStyle w:val="000000100000" w:firstRow="0" w:lastRow="0" w:firstColumn="0" w:lastColumn="0" w:oddVBand="0" w:evenVBand="0" w:oddHBand="1" w:evenHBand="0" w:firstRowFirstColumn="0" w:firstRowLastColumn="0" w:lastRowFirstColumn="0" w:lastRowLastColumn="0"/>
            </w:pPr>
            <w:r w:rsidRPr="00FD6670">
              <w:t>100 push ups</w:t>
            </w:r>
          </w:p>
        </w:tc>
      </w:tr>
      <w:tr w:rsidR="00FD6670" w:rsidRPr="00FD6670" w14:paraId="2147C638" w14:textId="77777777" w:rsidTr="00FD6670">
        <w:tc>
          <w:tcPr>
            <w:cnfStyle w:val="001000000000" w:firstRow="0" w:lastRow="0" w:firstColumn="1" w:lastColumn="0" w:oddVBand="0" w:evenVBand="0" w:oddHBand="0" w:evenHBand="0" w:firstRowFirstColumn="0" w:firstRowLastColumn="0" w:lastRowFirstColumn="0" w:lastRowLastColumn="0"/>
            <w:tcW w:w="0" w:type="auto"/>
          </w:tcPr>
          <w:p w14:paraId="7454E43C" w14:textId="77777777" w:rsidR="00FD6670" w:rsidRPr="00FD6670" w:rsidRDefault="00FD6670" w:rsidP="00764968">
            <w:r w:rsidRPr="00FD6670">
              <w:t>Increase YouTube watch time</w:t>
            </w:r>
          </w:p>
        </w:tc>
        <w:tc>
          <w:tcPr>
            <w:tcW w:w="0" w:type="auto"/>
          </w:tcPr>
          <w:p w14:paraId="77C4D3DF" w14:textId="77777777" w:rsidR="00FD6670" w:rsidRPr="00FD6670" w:rsidRDefault="00FD6670" w:rsidP="00764968">
            <w:pPr>
              <w:cnfStyle w:val="000000000000" w:firstRow="0" w:lastRow="0" w:firstColumn="0" w:lastColumn="0" w:oddVBand="0" w:evenVBand="0" w:oddHBand="0" w:evenHBand="0" w:firstRowFirstColumn="0" w:firstRowLastColumn="0" w:lastRowFirstColumn="0" w:lastRowLastColumn="0"/>
            </w:pPr>
            <w:r w:rsidRPr="00FD6670">
              <w:t>300,000 (minutes)</w:t>
            </w:r>
          </w:p>
        </w:tc>
        <w:tc>
          <w:tcPr>
            <w:tcW w:w="0" w:type="auto"/>
          </w:tcPr>
          <w:p w14:paraId="5500F870" w14:textId="77777777" w:rsidR="00FD6670" w:rsidRPr="00FD6670" w:rsidRDefault="00FD6670" w:rsidP="00764968">
            <w:pPr>
              <w:cnfStyle w:val="000000000000" w:firstRow="0" w:lastRow="0" w:firstColumn="0" w:lastColumn="0" w:oddVBand="0" w:evenVBand="0" w:oddHBand="0" w:evenHBand="0" w:firstRowFirstColumn="0" w:firstRowLastColumn="0" w:lastRowFirstColumn="0" w:lastRowLastColumn="0"/>
            </w:pPr>
            <w:r w:rsidRPr="00FD6670">
              <w:t>1 million (minutes)</w:t>
            </w:r>
          </w:p>
        </w:tc>
      </w:tr>
      <w:tr w:rsidR="00FD6670" w14:paraId="6E532579" w14:textId="77777777" w:rsidTr="00FD6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8C0A8A" w14:textId="77777777" w:rsidR="00FD6670" w:rsidRPr="00FD6670" w:rsidRDefault="00FD6670" w:rsidP="00764968">
            <w:r w:rsidRPr="00FD6670">
              <w:t>Increase monthly views</w:t>
            </w:r>
          </w:p>
        </w:tc>
        <w:tc>
          <w:tcPr>
            <w:tcW w:w="0" w:type="auto"/>
          </w:tcPr>
          <w:p w14:paraId="6C7D32D0" w14:textId="77777777" w:rsidR="00FD6670" w:rsidRPr="00FD6670" w:rsidRDefault="00FD6670" w:rsidP="00764968">
            <w:pPr>
              <w:cnfStyle w:val="000000100000" w:firstRow="0" w:lastRow="0" w:firstColumn="0" w:lastColumn="0" w:oddVBand="0" w:evenVBand="0" w:oddHBand="1" w:evenHBand="0" w:firstRowFirstColumn="0" w:firstRowLastColumn="0" w:lastRowFirstColumn="0" w:lastRowLastColumn="0"/>
            </w:pPr>
            <w:r w:rsidRPr="00FD6670">
              <w:t>70, 000 views</w:t>
            </w:r>
          </w:p>
        </w:tc>
        <w:tc>
          <w:tcPr>
            <w:tcW w:w="0" w:type="auto"/>
          </w:tcPr>
          <w:p w14:paraId="1A1337DF" w14:textId="77777777" w:rsidR="00FD6670" w:rsidRDefault="00FD6670" w:rsidP="00764968">
            <w:pPr>
              <w:cnfStyle w:val="000000100000" w:firstRow="0" w:lastRow="0" w:firstColumn="0" w:lastColumn="0" w:oddVBand="0" w:evenVBand="0" w:oddHBand="1" w:evenHBand="0" w:firstRowFirstColumn="0" w:firstRowLastColumn="0" w:lastRowFirstColumn="0" w:lastRowLastColumn="0"/>
            </w:pPr>
            <w:r w:rsidRPr="00FD6670">
              <w:t>250,000 views</w:t>
            </w:r>
          </w:p>
        </w:tc>
      </w:tr>
    </w:tbl>
    <w:p w14:paraId="3B72ADCE" w14:textId="5A0E911D" w:rsidR="002C7609" w:rsidRDefault="002C7609" w:rsidP="002C7609">
      <w:pPr>
        <w:tabs>
          <w:tab w:val="left" w:pos="4320"/>
          <w:tab w:val="left" w:pos="7200"/>
        </w:tabs>
      </w:pPr>
      <w:r>
        <w:tab/>
      </w:r>
      <w:r>
        <w:tab/>
      </w:r>
    </w:p>
    <w:p w14:paraId="5F7DB85C" w14:textId="68AD10D0" w:rsidR="004858EF" w:rsidRDefault="004858EF" w:rsidP="00FB2C81">
      <w:pPr>
        <w:pStyle w:val="IntenseQuote"/>
      </w:pPr>
      <w:bookmarkStart w:id="6" w:name="_Toc44271844"/>
      <w:r>
        <w:t>Major</w:t>
      </w:r>
      <w:r w:rsidR="000B1C91">
        <w:t xml:space="preserve"> Work</w:t>
      </w:r>
      <w:r>
        <w:t xml:space="preserve"> Events</w:t>
      </w:r>
      <w:bookmarkEnd w:id="6"/>
    </w:p>
    <w:p w14:paraId="0756A200" w14:textId="434056C1" w:rsidR="00880631" w:rsidRDefault="00FD6670">
      <w:r>
        <w:rPr>
          <w:noProof/>
        </w:rPr>
        <w:drawing>
          <wp:inline distT="0" distB="0" distL="0" distR="0" wp14:anchorId="4ABCAC92" wp14:editId="59D7AFA9">
            <wp:extent cx="6005015" cy="3200400"/>
            <wp:effectExtent l="0" t="0" r="15240" b="19050"/>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3AC94D39" w14:textId="526ADC72" w:rsidR="00FB2C81" w:rsidRDefault="00B604C6" w:rsidP="00FB2C81">
      <w:r>
        <w:rPr>
          <w:noProof/>
        </w:rPr>
        <w:drawing>
          <wp:anchor distT="0" distB="0" distL="114300" distR="114300" simplePos="0" relativeHeight="251666432" behindDoc="1" locked="0" layoutInCell="1" allowOverlap="1" wp14:anchorId="79427211" wp14:editId="3555E642">
            <wp:simplePos x="0" y="0"/>
            <wp:positionH relativeFrom="column">
              <wp:posOffset>242569</wp:posOffset>
            </wp:positionH>
            <wp:positionV relativeFrom="paragraph">
              <wp:posOffset>536192</wp:posOffset>
            </wp:positionV>
            <wp:extent cx="5631772" cy="1114321"/>
            <wp:effectExtent l="57150" t="476250" r="0" b="238760"/>
            <wp:wrapTight wrapText="bothSides">
              <wp:wrapPolygon edited="0">
                <wp:start x="18788" y="-1063"/>
                <wp:lineTo x="14613" y="-4816"/>
                <wp:lineTo x="14369" y="965"/>
                <wp:lineTo x="10581" y="-3124"/>
                <wp:lineTo x="10337" y="2657"/>
                <wp:lineTo x="2262" y="-6062"/>
                <wp:lineTo x="2018" y="-281"/>
                <wp:lineTo x="1017" y="-1362"/>
                <wp:lineTo x="-34" y="526"/>
                <wp:lineTo x="-156" y="3416"/>
                <wp:lineTo x="600" y="10277"/>
                <wp:lineTo x="672" y="10354"/>
                <wp:lineTo x="4363" y="18495"/>
                <wp:lineTo x="4404" y="19295"/>
                <wp:lineTo x="5762" y="20761"/>
                <wp:lineTo x="5864" y="20115"/>
                <wp:lineTo x="10676" y="21156"/>
                <wp:lineTo x="10748" y="21233"/>
                <wp:lineTo x="15923" y="20776"/>
                <wp:lineTo x="15994" y="20853"/>
                <wp:lineTo x="19311" y="18390"/>
                <wp:lineTo x="19383" y="18467"/>
                <wp:lineTo x="20612" y="14128"/>
                <wp:lineTo x="20699" y="13844"/>
                <wp:lineTo x="19999" y="7422"/>
                <wp:lineTo x="19942" y="6983"/>
                <wp:lineTo x="20749" y="5587"/>
                <wp:lineTo x="20830" y="1897"/>
                <wp:lineTo x="19360" y="-446"/>
                <wp:lineTo x="18788" y="-1063"/>
              </wp:wrapPolygon>
            </wp:wrapTight>
            <wp:docPr id="36" name="Picture 36" descr="A flock of birds flying in th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rush long 1.png"/>
                    <pic:cNvPicPr/>
                  </pic:nvPicPr>
                  <pic:blipFill>
                    <a:blip r:embed="rId9" cstate="print">
                      <a:duotone>
                        <a:schemeClr val="accent6">
                          <a:shade val="45000"/>
                          <a:satMod val="135000"/>
                        </a:schemeClr>
                        <a:prstClr val="white"/>
                      </a:duotone>
                      <a:extLst>
                        <a:ext uri="{28A0092B-C50C-407E-A947-70E740481C1C}">
                          <a14:useLocalDpi xmlns:a14="http://schemas.microsoft.com/office/drawing/2010/main" val="0"/>
                        </a:ext>
                      </a:extLst>
                    </a:blip>
                    <a:stretch>
                      <a:fillRect/>
                    </a:stretch>
                  </pic:blipFill>
                  <pic:spPr>
                    <a:xfrm rot="20876721">
                      <a:off x="0" y="0"/>
                      <a:ext cx="5631772" cy="1114321"/>
                    </a:xfrm>
                    <a:prstGeom prst="rect">
                      <a:avLst/>
                    </a:prstGeom>
                  </pic:spPr>
                </pic:pic>
              </a:graphicData>
            </a:graphic>
            <wp14:sizeRelH relativeFrom="page">
              <wp14:pctWidth>0</wp14:pctWidth>
            </wp14:sizeRelH>
            <wp14:sizeRelV relativeFrom="page">
              <wp14:pctHeight>0</wp14:pctHeight>
            </wp14:sizeRelV>
          </wp:anchor>
        </w:drawing>
      </w:r>
    </w:p>
    <w:p w14:paraId="0D8528A5" w14:textId="612A9CAC" w:rsidR="00FB2C81" w:rsidRPr="00FB2C81" w:rsidRDefault="00FB2C81" w:rsidP="00FB2C81">
      <w:pPr>
        <w:sectPr w:rsidR="00FB2C81" w:rsidRPr="00FB2C81" w:rsidSect="00A04F1C">
          <w:headerReference w:type="default" r:id="rId15"/>
          <w:pgSz w:w="12240" w:h="15840"/>
          <w:pgMar w:top="1440" w:right="1440" w:bottom="1440" w:left="1440" w:header="720" w:footer="720" w:gutter="0"/>
          <w:pgNumType w:start="0"/>
          <w:cols w:space="720"/>
          <w:titlePg/>
          <w:docGrid w:linePitch="360"/>
        </w:sectPr>
      </w:pPr>
    </w:p>
    <w:p w14:paraId="76870FF7" w14:textId="454B8CE5" w:rsidR="004858EF" w:rsidRDefault="004858EF" w:rsidP="00FB2C81">
      <w:pPr>
        <w:pStyle w:val="IntenseQuote"/>
      </w:pPr>
      <w:bookmarkStart w:id="7" w:name="_Toc44271845"/>
      <w:r>
        <w:lastRenderedPageBreak/>
        <w:t>The Biggest Event</w:t>
      </w:r>
      <w:bookmarkEnd w:id="7"/>
    </w:p>
    <w:p w14:paraId="29F0B3F9" w14:textId="77777777" w:rsidR="00E85238" w:rsidRDefault="00E85238" w:rsidP="00596140">
      <w:pPr>
        <w:pStyle w:val="Heading1"/>
        <w:sectPr w:rsidR="00E85238" w:rsidSect="00596140">
          <w:pgSz w:w="12240" w:h="15840"/>
          <w:pgMar w:top="1440" w:right="1440" w:bottom="1440" w:left="1440" w:header="720" w:footer="720" w:gutter="0"/>
          <w:cols w:space="720"/>
          <w:titlePg/>
          <w:docGrid w:linePitch="360"/>
        </w:sectPr>
      </w:pPr>
    </w:p>
    <w:p w14:paraId="63E9B46F" w14:textId="4F37A454" w:rsidR="00E85238" w:rsidRPr="00E85238" w:rsidRDefault="00E85238" w:rsidP="00E85238">
      <w:pPr>
        <w:keepNext/>
        <w:framePr w:dropCap="drop" w:lines="3" w:wrap="around" w:vAnchor="text" w:hAnchor="text"/>
        <w:spacing w:after="0" w:line="934" w:lineRule="exact"/>
        <w:textAlignment w:val="baseline"/>
        <w:rPr>
          <w:position w:val="-11"/>
          <w:sz w:val="112"/>
        </w:rPr>
      </w:pPr>
      <w:r w:rsidRPr="00E85238">
        <w:rPr>
          <w:position w:val="-11"/>
          <w:sz w:val="112"/>
        </w:rPr>
        <w:t>I</w:t>
      </w:r>
    </w:p>
    <w:p w14:paraId="66130854" w14:textId="7FD90095" w:rsidR="00880631" w:rsidRDefault="00E63195" w:rsidP="00E85238">
      <w:r>
        <w:t xml:space="preserve">n the spring of 2016, I remember nervously awaiting a response from the George </w:t>
      </w:r>
      <w:proofErr w:type="spellStart"/>
      <w:r>
        <w:t>Wicken</w:t>
      </w:r>
      <w:proofErr w:type="spellEnd"/>
      <w:r>
        <w:t xml:space="preserve"> award for teaching excellence committee at Centennial College to let me know if I had won the award based on my teaching.  A few months earlier I had been nominated by my students and subsequently performed a teaching demonstration in front of a panel of 11 highly respected educators at Centennial College.  I remember thinking, “it would be nice to win, but I’m happy just to be nominated”.  When I finally received the email letting me know I had one, I was ecstatic and completely humbled that I had won it when I was competing against some very caring and truly talented teachers.  </w:t>
      </w:r>
    </w:p>
    <w:p w14:paraId="6D8E0C34" w14:textId="1715E603" w:rsidR="00E63195" w:rsidRDefault="00E77888">
      <w:r>
        <w:rPr>
          <w:noProof/>
        </w:rPr>
        <w:drawing>
          <wp:anchor distT="0" distB="0" distL="114300" distR="114300" simplePos="0" relativeHeight="251661312" behindDoc="1" locked="0" layoutInCell="1" allowOverlap="1" wp14:anchorId="666C8B11" wp14:editId="00C5D212">
            <wp:simplePos x="0" y="0"/>
            <wp:positionH relativeFrom="column">
              <wp:posOffset>2035810</wp:posOffset>
            </wp:positionH>
            <wp:positionV relativeFrom="paragraph">
              <wp:posOffset>171450</wp:posOffset>
            </wp:positionV>
            <wp:extent cx="1676400" cy="1676400"/>
            <wp:effectExtent l="0" t="0" r="0" b="0"/>
            <wp:wrapTight wrapText="bothSides">
              <wp:wrapPolygon edited="0">
                <wp:start x="0" y="0"/>
                <wp:lineTo x="0" y="21355"/>
                <wp:lineTo x="21355" y="21355"/>
                <wp:lineTo x="21355" y="0"/>
                <wp:lineTo x="0" y="0"/>
              </wp:wrapPolygon>
            </wp:wrapTight>
            <wp:docPr id="33" name="Picture 33" descr="A group of people pos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icken Award.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76400" cy="1676400"/>
                    </a:xfrm>
                    <a:prstGeom prst="rect">
                      <a:avLst/>
                    </a:prstGeom>
                  </pic:spPr>
                </pic:pic>
              </a:graphicData>
            </a:graphic>
            <wp14:sizeRelH relativeFrom="page">
              <wp14:pctWidth>0</wp14:pctWidth>
            </wp14:sizeRelH>
            <wp14:sizeRelV relativeFrom="page">
              <wp14:pctHeight>0</wp14:pctHeight>
            </wp14:sizeRelV>
          </wp:anchor>
        </w:drawing>
      </w:r>
      <w:r w:rsidR="00E85238">
        <w:rPr>
          <w:noProof/>
        </w:rPr>
        <mc:AlternateContent>
          <mc:Choice Requires="wps">
            <w:drawing>
              <wp:anchor distT="0" distB="0" distL="114300" distR="114300" simplePos="0" relativeHeight="251663360" behindDoc="1" locked="0" layoutInCell="1" allowOverlap="1" wp14:anchorId="426B193A" wp14:editId="18449772">
                <wp:simplePos x="0" y="0"/>
                <wp:positionH relativeFrom="column">
                  <wp:posOffset>2131060</wp:posOffset>
                </wp:positionH>
                <wp:positionV relativeFrom="paragraph">
                  <wp:posOffset>2200910</wp:posOffset>
                </wp:positionV>
                <wp:extent cx="1676400" cy="635"/>
                <wp:effectExtent l="0" t="0" r="0" b="0"/>
                <wp:wrapTight wrapText="bothSides">
                  <wp:wrapPolygon edited="0">
                    <wp:start x="0" y="0"/>
                    <wp:lineTo x="0" y="21600"/>
                    <wp:lineTo x="21600" y="21600"/>
                    <wp:lineTo x="21600" y="0"/>
                  </wp:wrapPolygon>
                </wp:wrapTight>
                <wp:docPr id="34" name="Text Box 34"/>
                <wp:cNvGraphicFramePr/>
                <a:graphic xmlns:a="http://schemas.openxmlformats.org/drawingml/2006/main">
                  <a:graphicData uri="http://schemas.microsoft.com/office/word/2010/wordprocessingShape">
                    <wps:wsp>
                      <wps:cNvSpPr txBox="1"/>
                      <wps:spPr>
                        <a:xfrm>
                          <a:off x="0" y="0"/>
                          <a:ext cx="1676400" cy="635"/>
                        </a:xfrm>
                        <a:prstGeom prst="rect">
                          <a:avLst/>
                        </a:prstGeom>
                        <a:solidFill>
                          <a:prstClr val="white"/>
                        </a:solidFill>
                        <a:ln>
                          <a:noFill/>
                        </a:ln>
                      </wps:spPr>
                      <wps:txbx>
                        <w:txbxContent>
                          <w:p w14:paraId="427ABE12" w14:textId="3BF7B4CA" w:rsidR="00E85238" w:rsidRPr="00FA1F4A" w:rsidRDefault="00E85238" w:rsidP="00E85238">
                            <w:pPr>
                              <w:pStyle w:val="Caption"/>
                              <w:rPr>
                                <w:noProof/>
                                <w:sz w:val="24"/>
                              </w:rPr>
                            </w:pPr>
                            <w:r>
                              <w:t xml:space="preserve">Figure </w:t>
                            </w:r>
                            <w:fldSimple w:instr=" SEQ Figure \* ARABIC ">
                              <w:r>
                                <w:rPr>
                                  <w:noProof/>
                                </w:rPr>
                                <w:t>1</w:t>
                              </w:r>
                            </w:fldSimple>
                            <w:r>
                              <w:t>-Me and My Family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6B193A" id="Text Box 34" o:spid="_x0000_s1057" type="#_x0000_t202" style="position:absolute;margin-left:167.8pt;margin-top:173.3pt;width:132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" stroked="f">
                <v:textbox style="mso-fit-shape-to-text:t" inset="0,0,0,0">
                  <w:txbxContent>
                    <w:p w14:paraId="427ABE12" w14:textId="3BF7B4CA" w:rsidR="00E85238" w:rsidRPr="00FA1F4A" w:rsidRDefault="00E85238" w:rsidP="00E85238">
                      <w:pPr>
                        <w:pStyle w:val="Caption"/>
                        <w:rPr>
                          <w:noProof/>
                          <w:sz w:val="24"/>
                        </w:rPr>
                      </w:pPr>
                      <w:r>
                        <w:t xml:space="preserve">Figure </w:t>
                      </w:r>
                      <w:fldSimple w:instr=" SEQ Figure \* ARABIC ">
                        <w:r>
                          <w:rPr>
                            <w:noProof/>
                          </w:rPr>
                          <w:t>1</w:t>
                        </w:r>
                      </w:fldSimple>
                      <w:r>
                        <w:t>-Me and My Family</w:t>
                      </w:r>
                    </w:p>
                  </w:txbxContent>
                </v:textbox>
                <w10:wrap type="tight"/>
              </v:shape>
            </w:pict>
          </mc:Fallback>
        </mc:AlternateContent>
      </w:r>
      <w:r w:rsidR="00E63195">
        <w:tab/>
        <w:t xml:space="preserve">The night of the George </w:t>
      </w:r>
      <w:proofErr w:type="spellStart"/>
      <w:r w:rsidR="00E63195">
        <w:t>Wicken</w:t>
      </w:r>
      <w:proofErr w:type="spellEnd"/>
      <w:r w:rsidR="00E63195">
        <w:t xml:space="preserve"> Teaching Excellence awards, I was so nervous as I had to give a speech and accept the award.  I had the honour of accepting the award in front of the president of Centennial College, the dean of our school, my chairperson, fellow colleagues, and my mom, my wife, and my sister.  This was my proudest moment as an educator and one that is very hard to top.  Centennial College has some amazing teachers who care so much for their students, and I was very proud to </w:t>
      </w:r>
      <w:proofErr w:type="spellStart"/>
      <w:r w:rsidR="00E63195">
        <w:t>beconsidered</w:t>
      </w:r>
      <w:proofErr w:type="spellEnd"/>
      <w:r w:rsidR="00E63195">
        <w:t xml:space="preserve"> one of them</w:t>
      </w:r>
      <w:ins w:id="8" w:author="Michael Carter" w:date="2020-07-02T14:24:00Z">
        <w:r w:rsidR="0066792E">
          <w:t>.</w:t>
        </w:r>
      </w:ins>
    </w:p>
    <w:p w14:paraId="689FE45B" w14:textId="2191811D" w:rsidR="004858EF" w:rsidRDefault="004858EF" w:rsidP="00FB2C81">
      <w:pPr>
        <w:pStyle w:val="IntenseQuote"/>
      </w:pPr>
      <w:bookmarkStart w:id="9" w:name="_Toc44271846"/>
      <w:r>
        <w:t>My Recent Favourite</w:t>
      </w:r>
      <w:bookmarkEnd w:id="9"/>
      <w:r>
        <w:t xml:space="preserve"> </w:t>
      </w:r>
    </w:p>
    <w:p w14:paraId="67EA9D86" w14:textId="3F8617D6" w:rsidR="00880631" w:rsidRDefault="007156AA">
      <w:r w:rsidRPr="00FB2C81">
        <w:rPr>
          <w:sz w:val="22"/>
          <w:szCs w:val="20"/>
        </w:rPr>
        <w:t>My recent favourite book</w:t>
      </w:r>
      <w:r w:rsidR="00A75136" w:rsidRPr="00FB2C81">
        <w:rPr>
          <w:sz w:val="22"/>
          <w:szCs w:val="20"/>
        </w:rPr>
        <w:t xml:space="preserve"> is</w:t>
      </w:r>
      <w:r w:rsidRPr="00FB2C81">
        <w:rPr>
          <w:sz w:val="22"/>
          <w:szCs w:val="20"/>
        </w:rPr>
        <w:t xml:space="preserve"> </w:t>
      </w:r>
      <w:r w:rsidRPr="00FB2C81">
        <w:rPr>
          <w:i/>
          <w:iCs/>
          <w:sz w:val="22"/>
          <w:szCs w:val="20"/>
        </w:rPr>
        <w:t>Primal Branding</w:t>
      </w:r>
      <w:r w:rsidR="00A75136" w:rsidRPr="00FB2C81">
        <w:rPr>
          <w:i/>
          <w:iCs/>
          <w:sz w:val="22"/>
          <w:szCs w:val="20"/>
        </w:rPr>
        <w:t xml:space="preserve"> </w:t>
      </w:r>
      <w:r w:rsidR="00A75136" w:rsidRPr="00FB2C81">
        <w:rPr>
          <w:sz w:val="22"/>
          <w:szCs w:val="20"/>
        </w:rPr>
        <w:t xml:space="preserve">by </w:t>
      </w:r>
      <w:r w:rsidR="00A75136" w:rsidRPr="00DA11F4">
        <w:rPr>
          <w:b/>
          <w:bCs/>
          <w:sz w:val="22"/>
          <w:szCs w:val="20"/>
        </w:rPr>
        <w:t>Patrick Hanlon</w:t>
      </w:r>
      <w:sdt>
        <w:sdtPr>
          <w:rPr>
            <w:sz w:val="22"/>
            <w:szCs w:val="20"/>
          </w:rPr>
          <w:id w:val="337053684"/>
          <w:citation/>
        </w:sdtPr>
        <w:sdtEndPr/>
        <w:sdtContent>
          <w:r w:rsidR="00A75136" w:rsidRPr="00FB2C81">
            <w:rPr>
              <w:sz w:val="22"/>
              <w:szCs w:val="20"/>
            </w:rPr>
            <w:fldChar w:fldCharType="begin"/>
          </w:r>
          <w:r w:rsidR="00A75136" w:rsidRPr="00FB2C81">
            <w:rPr>
              <w:sz w:val="22"/>
              <w:szCs w:val="20"/>
              <w:lang w:val="en-US"/>
            </w:rPr>
            <w:instrText xml:space="preserve"> CITATION Pat06 \l 1033 </w:instrText>
          </w:r>
          <w:r w:rsidR="00A75136" w:rsidRPr="00FB2C81">
            <w:rPr>
              <w:sz w:val="22"/>
              <w:szCs w:val="20"/>
            </w:rPr>
            <w:fldChar w:fldCharType="separate"/>
          </w:r>
          <w:r w:rsidR="00596140" w:rsidRPr="00FB2C81">
            <w:rPr>
              <w:noProof/>
              <w:sz w:val="22"/>
              <w:szCs w:val="20"/>
              <w:lang w:val="en-US"/>
            </w:rPr>
            <w:t xml:space="preserve"> (Hanlon, 2006)</w:t>
          </w:r>
          <w:r w:rsidR="00A75136" w:rsidRPr="00FB2C81">
            <w:rPr>
              <w:sz w:val="22"/>
              <w:szCs w:val="20"/>
            </w:rPr>
            <w:fldChar w:fldCharType="end"/>
          </w:r>
        </w:sdtContent>
      </w:sdt>
      <w:r w:rsidR="00A75136" w:rsidRPr="00FB2C81">
        <w:rPr>
          <w:sz w:val="22"/>
          <w:szCs w:val="20"/>
        </w:rPr>
        <w:t>. This book c</w:t>
      </w:r>
      <w:r w:rsidRPr="00FB2C81">
        <w:rPr>
          <w:sz w:val="22"/>
          <w:szCs w:val="20"/>
        </w:rPr>
        <w:t xml:space="preserve">hanged the way that I think about growing an audience on YouTube.  The most important message I took away from this book is to create and believe in a message that transcends your business or hobby.  It allowed me to discover a belief system that I truly believe in and help me create my new slogan toward online education and that is: “Providing you with accessible education, to help you unlock </w:t>
      </w:r>
      <w:r>
        <w:t xml:space="preserve">new opportunities”.  If anyone reading this is considering starting </w:t>
      </w:r>
      <w:ins w:id="10" w:author="Michael Carter" w:date="2021-02-01T15:54:00Z">
        <w:r w:rsidR="006418DA">
          <w:t xml:space="preserve">is </w:t>
        </w:r>
      </w:ins>
      <w:r>
        <w:t xml:space="preserve">a business at some point, you need to read this book!   </w:t>
      </w:r>
    </w:p>
    <w:p w14:paraId="3F3AEB54" w14:textId="7290727A" w:rsidR="004858EF" w:rsidRDefault="00A75136" w:rsidP="00FB2C81">
      <w:pPr>
        <w:pStyle w:val="IntenseQuote"/>
      </w:pPr>
      <w:bookmarkStart w:id="11" w:name="_Toc44271847"/>
      <w:bookmarkEnd w:id="4"/>
      <w:r>
        <w:lastRenderedPageBreak/>
        <w:t>Conclusion</w:t>
      </w:r>
      <w:r w:rsidR="007156AA">
        <w:t>:</w:t>
      </w:r>
      <w:bookmarkEnd w:id="11"/>
    </w:p>
    <w:p w14:paraId="2A84A09E" w14:textId="1349FB42" w:rsidR="00A75136" w:rsidRDefault="00A75136" w:rsidP="00A75136">
      <w:pPr>
        <w:ind w:firstLine="720"/>
      </w:pPr>
      <w:r>
        <w:t>As I started to reflect on my recent experience as an online educator, I realized that I had a fear of online teaching.  One that is quickly dissipating thanks to help of my courageous students.  They did</w:t>
      </w:r>
      <w:r w:rsidR="001F15FE">
        <w:t xml:space="preserve"> not</w:t>
      </w:r>
      <w:r>
        <w:t xml:space="preserve"> sig</w:t>
      </w:r>
      <w:r w:rsidR="001F15FE">
        <w:t>n</w:t>
      </w:r>
      <w:r>
        <w:t xml:space="preserve"> up for this COVID-19 lockdown and have adapted admirably</w:t>
      </w:r>
      <w:r w:rsidR="001F15FE">
        <w:t xml:space="preserve"> to learning online</w:t>
      </w:r>
      <w:r>
        <w:t>.  The</w:t>
      </w:r>
      <w:r w:rsidR="001F15FE">
        <w:t xml:space="preserve">y have taken to the online discussions and use forum threads to support one another.  This was something I was worried about as we lose the informal discussion opportunities of a “live” class.  Teaching and learning look a lot different online versus the </w:t>
      </w:r>
      <w:proofErr w:type="gramStart"/>
      <w:r w:rsidR="001F15FE">
        <w:t>in class</w:t>
      </w:r>
      <w:proofErr w:type="gramEnd"/>
      <w:r w:rsidR="001F15FE">
        <w:t xml:space="preserve"> experience, but my love for supporting and encouraging students is still the same for me. I believe this group will go on to do some great things.  </w:t>
      </w:r>
    </w:p>
    <w:p w14:paraId="5651EE23" w14:textId="77777777" w:rsidR="001F15FE" w:rsidRDefault="001F15FE" w:rsidP="00A75136">
      <w:pPr>
        <w:ind w:firstLine="720"/>
      </w:pPr>
    </w:p>
    <w:p w14:paraId="1AE51D5C" w14:textId="4D133B68" w:rsidR="00FB2C81" w:rsidRDefault="00FB2C81" w:rsidP="00FB2C81">
      <w:pPr>
        <w:sectPr w:rsidR="00FB2C81" w:rsidSect="00E85238">
          <w:type w:val="continuous"/>
          <w:pgSz w:w="12240" w:h="15840"/>
          <w:pgMar w:top="1440" w:right="1440" w:bottom="1440" w:left="1440" w:header="720" w:footer="720" w:gutter="0"/>
          <w:pgNumType w:start="0"/>
          <w:cols w:space="720"/>
          <w:titlePg/>
          <w:docGrid w:linePitch="360"/>
        </w:sectPr>
      </w:pPr>
      <w:r>
        <w:rPr>
          <w:noProof/>
        </w:rPr>
        <w:drawing>
          <wp:anchor distT="0" distB="0" distL="114300" distR="114300" simplePos="0" relativeHeight="251664384" behindDoc="1" locked="0" layoutInCell="1" allowOverlap="1" wp14:anchorId="5B45E2F9" wp14:editId="0493E321">
            <wp:simplePos x="0" y="0"/>
            <wp:positionH relativeFrom="column">
              <wp:posOffset>-471805</wp:posOffset>
            </wp:positionH>
            <wp:positionV relativeFrom="paragraph">
              <wp:posOffset>1037590</wp:posOffset>
            </wp:positionV>
            <wp:extent cx="7122795" cy="1409065"/>
            <wp:effectExtent l="57150" t="609600" r="0" b="305435"/>
            <wp:wrapTight wrapText="bothSides">
              <wp:wrapPolygon edited="0">
                <wp:start x="19093" y="-847"/>
                <wp:lineTo x="15905" y="-3691"/>
                <wp:lineTo x="15712" y="878"/>
                <wp:lineTo x="12265" y="-2842"/>
                <wp:lineTo x="12072" y="1727"/>
                <wp:lineTo x="8852" y="-1749"/>
                <wp:lineTo x="8659" y="2820"/>
                <wp:lineTo x="2219" y="-4132"/>
                <wp:lineTo x="2026" y="437"/>
                <wp:lineTo x="1009" y="-661"/>
                <wp:lineTo x="8" y="648"/>
                <wp:lineTo x="-100" y="3218"/>
                <wp:lineTo x="623" y="8478"/>
                <wp:lineTo x="667" y="8824"/>
                <wp:lineTo x="2068" y="14816"/>
                <wp:lineTo x="2124" y="14877"/>
                <wp:lineTo x="4606" y="19049"/>
                <wp:lineTo x="4639" y="19681"/>
                <wp:lineTo x="5656" y="20779"/>
                <wp:lineTo x="5736" y="20269"/>
                <wp:lineTo x="6813" y="19939"/>
                <wp:lineTo x="6870" y="20000"/>
                <wp:lineTo x="12713" y="21529"/>
                <wp:lineTo x="12769" y="21590"/>
                <wp:lineTo x="16465" y="20802"/>
                <wp:lineTo x="16521" y="20863"/>
                <wp:lineTo x="18974" y="18733"/>
                <wp:lineTo x="19031" y="18794"/>
                <wp:lineTo x="19946" y="15303"/>
                <wp:lineTo x="19958" y="15018"/>
                <wp:lineTo x="21495" y="12198"/>
                <wp:lineTo x="21519" y="11627"/>
                <wp:lineTo x="20344" y="5879"/>
                <wp:lineTo x="20695" y="5959"/>
                <wp:lineTo x="20876" y="1676"/>
                <wp:lineTo x="19318" y="-603"/>
                <wp:lineTo x="19093" y="-847"/>
              </wp:wrapPolygon>
            </wp:wrapTight>
            <wp:docPr id="35" name="Picture 35" descr="A flock of birds flying in th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rush long 1.png"/>
                    <pic:cNvPicPr/>
                  </pic:nvPicPr>
                  <pic:blipFill>
                    <a:blip r:embed="rId9">
                      <a:duotone>
                        <a:schemeClr val="accent6">
                          <a:shade val="45000"/>
                          <a:satMod val="135000"/>
                        </a:schemeClr>
                        <a:prstClr val="white"/>
                      </a:duotone>
                      <a:extLst>
                        <a:ext uri="{28A0092B-C50C-407E-A947-70E740481C1C}">
                          <a14:useLocalDpi xmlns:a14="http://schemas.microsoft.com/office/drawing/2010/main" val="0"/>
                        </a:ext>
                      </a:extLst>
                    </a:blip>
                    <a:stretch>
                      <a:fillRect/>
                    </a:stretch>
                  </pic:blipFill>
                  <pic:spPr>
                    <a:xfrm rot="20876721">
                      <a:off x="0" y="0"/>
                      <a:ext cx="7122795" cy="1409065"/>
                    </a:xfrm>
                    <a:prstGeom prst="rect">
                      <a:avLst/>
                    </a:prstGeom>
                  </pic:spPr>
                </pic:pic>
              </a:graphicData>
            </a:graphic>
            <wp14:sizeRelH relativeFrom="page">
              <wp14:pctWidth>0</wp14:pctWidth>
            </wp14:sizeRelH>
            <wp14:sizeRelV relativeFrom="page">
              <wp14:pctHeight>0</wp14:pctHeight>
            </wp14:sizeRelV>
          </wp:anchor>
        </w:drawing>
      </w:r>
    </w:p>
    <w:bookmarkStart w:id="12" w:name="_Toc44271848" w:displacedByCustomXml="next"/>
    <w:sdt>
      <w:sdtPr>
        <w:rPr>
          <w:rFonts w:asciiTheme="minorHAnsi" w:eastAsiaTheme="minorHAnsi" w:hAnsiTheme="minorHAnsi" w:cstheme="minorBidi"/>
          <w:color w:val="auto"/>
          <w:sz w:val="24"/>
          <w:szCs w:val="22"/>
          <w:lang w:val="en-CA"/>
        </w:rPr>
        <w:id w:val="814992782"/>
        <w:docPartObj>
          <w:docPartGallery w:val="Bibliographies"/>
          <w:docPartUnique/>
        </w:docPartObj>
      </w:sdtPr>
      <w:sdtEndPr/>
      <w:sdtContent>
        <w:p w14:paraId="62A41CE6" w14:textId="629F6747" w:rsidR="001F15FE" w:rsidRPr="00FB2C81" w:rsidRDefault="001F15FE">
          <w:pPr>
            <w:pStyle w:val="Heading1"/>
            <w:rPr>
              <w:rFonts w:asciiTheme="minorHAnsi" w:eastAsiaTheme="minorHAnsi" w:hAnsiTheme="minorHAnsi" w:cstheme="minorBidi"/>
              <w:i/>
              <w:iCs/>
              <w:color w:val="3494BA" w:themeColor="accent1"/>
              <w:sz w:val="40"/>
              <w:szCs w:val="22"/>
              <w:lang w:val="en-CA"/>
            </w:rPr>
          </w:pPr>
          <w:r w:rsidRPr="00FB2C81">
            <w:rPr>
              <w:rFonts w:asciiTheme="minorHAnsi" w:eastAsiaTheme="minorHAnsi" w:hAnsiTheme="minorHAnsi" w:cstheme="minorBidi"/>
              <w:i/>
              <w:iCs/>
              <w:color w:val="3494BA" w:themeColor="accent1"/>
              <w:sz w:val="40"/>
              <w:szCs w:val="22"/>
              <w:lang w:val="en-CA"/>
            </w:rPr>
            <w:t>Bibliography</w:t>
          </w:r>
          <w:bookmarkEnd w:id="12"/>
        </w:p>
        <w:sdt>
          <w:sdtPr>
            <w:id w:val="111145805"/>
            <w:bibliography/>
          </w:sdtPr>
          <w:sdtEndPr/>
          <w:sdtContent>
            <w:p w14:paraId="62BD49B5" w14:textId="77777777" w:rsidR="00596140" w:rsidRDefault="001F15FE" w:rsidP="00596140">
              <w:pPr>
                <w:pStyle w:val="Bibliography"/>
                <w:ind w:left="720" w:hanging="720"/>
                <w:rPr>
                  <w:noProof/>
                  <w:szCs w:val="24"/>
                  <w:lang w:val="en-US"/>
                </w:rPr>
              </w:pPr>
              <w:r>
                <w:fldChar w:fldCharType="begin"/>
              </w:r>
              <w:r>
                <w:instrText xml:space="preserve"> BIBLIOGRAPHY </w:instrText>
              </w:r>
              <w:r>
                <w:fldChar w:fldCharType="separate"/>
              </w:r>
              <w:r w:rsidR="00596140">
                <w:rPr>
                  <w:noProof/>
                  <w:lang w:val="en-US"/>
                </w:rPr>
                <w:t xml:space="preserve">Hanlon, P. (2006). </w:t>
              </w:r>
              <w:r w:rsidR="00596140">
                <w:rPr>
                  <w:i/>
                  <w:iCs/>
                  <w:noProof/>
                  <w:lang w:val="en-US"/>
                </w:rPr>
                <w:t>Primal Branding.</w:t>
              </w:r>
              <w:r w:rsidR="00596140">
                <w:rPr>
                  <w:noProof/>
                  <w:lang w:val="en-US"/>
                </w:rPr>
                <w:t xml:space="preserve"> New York: Free Press.</w:t>
              </w:r>
            </w:p>
            <w:p w14:paraId="4CF59286" w14:textId="5DBACEE1" w:rsidR="001F15FE" w:rsidRDefault="001F15FE" w:rsidP="00596140">
              <w:r>
                <w:rPr>
                  <w:b/>
                  <w:bCs/>
                  <w:noProof/>
                </w:rPr>
                <w:fldChar w:fldCharType="end"/>
              </w:r>
            </w:p>
          </w:sdtContent>
        </w:sdt>
      </w:sdtContent>
    </w:sdt>
    <w:p w14:paraId="70D917A5" w14:textId="536D15AB" w:rsidR="001F15FE" w:rsidRPr="00A75136" w:rsidRDefault="001F15FE" w:rsidP="00A75136">
      <w:pPr>
        <w:ind w:firstLine="720"/>
      </w:pPr>
    </w:p>
    <w:sectPr w:rsidR="001F15FE" w:rsidRPr="00A75136" w:rsidSect="00596140">
      <w:pgSz w:w="12240" w:h="15840"/>
      <w:pgMar w:top="1440" w:right="1440" w:bottom="1440" w:left="1440" w:header="720" w:footer="720" w:gutter="0"/>
      <w:pgNumType w:start="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B7911E" w14:textId="77777777" w:rsidR="00053A36" w:rsidRDefault="00053A36" w:rsidP="00596140">
      <w:pPr>
        <w:spacing w:after="0" w:line="240" w:lineRule="auto"/>
      </w:pPr>
      <w:r>
        <w:separator/>
      </w:r>
    </w:p>
  </w:endnote>
  <w:endnote w:type="continuationSeparator" w:id="0">
    <w:p w14:paraId="3BA54D58" w14:textId="77777777" w:rsidR="00053A36" w:rsidRDefault="00053A36" w:rsidP="00596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egoe UI Emoji">
    <w:panose1 w:val="020B0502040204020203"/>
    <w:charset w:val="00"/>
    <w:family w:val="swiss"/>
    <w:pitch w:val="variable"/>
    <w:sig w:usb0="00000003" w:usb1="02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F9E340" w14:textId="77777777" w:rsidR="00053A36" w:rsidRDefault="00053A36" w:rsidP="00596140">
      <w:pPr>
        <w:spacing w:after="0" w:line="240" w:lineRule="auto"/>
      </w:pPr>
      <w:r>
        <w:separator/>
      </w:r>
    </w:p>
  </w:footnote>
  <w:footnote w:type="continuationSeparator" w:id="0">
    <w:p w14:paraId="0E0F68CC" w14:textId="77777777" w:rsidR="00053A36" w:rsidRDefault="00053A36" w:rsidP="005961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1D2483" w14:textId="0E499BF2" w:rsidR="00E77888" w:rsidRPr="00DA11F4" w:rsidRDefault="00E77888" w:rsidP="00BF66D2">
    <w:r w:rsidRPr="00DA11F4">
      <w:t>Autobiography: Michael Carter</w:t>
    </w:r>
  </w:p>
  <w:p w14:paraId="1CE55540" w14:textId="77777777" w:rsidR="00596140" w:rsidRDefault="00596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w14:anchorId="4390FE1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467.95pt;height:467.95pt" o:bullet="t">
        <v:imagedata r:id="rId1" o:title="check[1]"/>
      </v:shape>
    </w:pict>
  </w:numPicBullet>
  <w:numPicBullet w:numPicBulletId="1">
    <w:pict>
      <v:shape w14:anchorId="60EB6A6A" id="_x0000_i1059" type="#_x0000_t75" style="width:467.7pt;height:467.7pt" o:bullet="t">
        <v:imagedata r:id="rId2" o:title="Blue_check_PD"/>
      </v:shape>
    </w:pict>
  </w:numPicBullet>
  <w:abstractNum w:abstractNumId="0" w15:restartNumberingAfterBreak="0">
    <w:nsid w:val="37DE02C0"/>
    <w:multiLevelType w:val="hybridMultilevel"/>
    <w:tmpl w:val="7550F180"/>
    <w:lvl w:ilvl="0" w:tplc="0F8810F2">
      <w:start w:val="1"/>
      <w:numFmt w:val="bullet"/>
      <w:lvlText w:val="☕"/>
      <w:lvlJc w:val="left"/>
      <w:pPr>
        <w:ind w:left="720" w:hanging="360"/>
      </w:pPr>
      <w:rPr>
        <w:rFonts w:ascii="Segoe UI Emoji" w:hAnsi="Segoe UI Emoji" w:hint="default"/>
        <w:color w:val="auto"/>
        <w:sz w:val="56"/>
        <w:szCs w:val="52"/>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CF1237D"/>
    <w:multiLevelType w:val="hybridMultilevel"/>
    <w:tmpl w:val="42C01D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E9236B1"/>
    <w:multiLevelType w:val="hybridMultilevel"/>
    <w:tmpl w:val="A7CCEFA8"/>
    <w:lvl w:ilvl="0" w:tplc="9FD2E2FE">
      <w:start w:val="1"/>
      <w:numFmt w:val="bullet"/>
      <w:lvlText w:val=""/>
      <w:lvlPicBulletId w:val="1"/>
      <w:lvlJc w:val="left"/>
      <w:pPr>
        <w:ind w:left="720" w:hanging="360"/>
      </w:pPr>
      <w:rPr>
        <w:rFonts w:ascii="Symbol" w:hAnsi="Symbol" w:hint="default"/>
        <w:color w:val="auto"/>
        <w:sz w:val="56"/>
        <w:szCs w:val="52"/>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8591A5B"/>
    <w:multiLevelType w:val="hybridMultilevel"/>
    <w:tmpl w:val="8AC04C1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ichael Carter">
    <w15:presenceInfo w15:providerId="AD" w15:userId="S::mcarte19@my.centennialcollege.ca::92ea6e51-8b74-4f77-9479-39d9b01e1e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A93"/>
    <w:rsid w:val="00034FB2"/>
    <w:rsid w:val="00053A36"/>
    <w:rsid w:val="00065DCC"/>
    <w:rsid w:val="00067C79"/>
    <w:rsid w:val="000771FE"/>
    <w:rsid w:val="00095E68"/>
    <w:rsid w:val="000B1C91"/>
    <w:rsid w:val="000B5DD5"/>
    <w:rsid w:val="000D3A93"/>
    <w:rsid w:val="000E7E44"/>
    <w:rsid w:val="001928BC"/>
    <w:rsid w:val="001F0623"/>
    <w:rsid w:val="001F15FE"/>
    <w:rsid w:val="00215874"/>
    <w:rsid w:val="00241A88"/>
    <w:rsid w:val="002479C9"/>
    <w:rsid w:val="00251E2C"/>
    <w:rsid w:val="00271424"/>
    <w:rsid w:val="002C6371"/>
    <w:rsid w:val="002C7609"/>
    <w:rsid w:val="00300F1E"/>
    <w:rsid w:val="0030539A"/>
    <w:rsid w:val="00370CD6"/>
    <w:rsid w:val="004858EF"/>
    <w:rsid w:val="00497A72"/>
    <w:rsid w:val="004C04BE"/>
    <w:rsid w:val="00553112"/>
    <w:rsid w:val="00563647"/>
    <w:rsid w:val="00596140"/>
    <w:rsid w:val="006418DA"/>
    <w:rsid w:val="00657927"/>
    <w:rsid w:val="0066792E"/>
    <w:rsid w:val="006A352D"/>
    <w:rsid w:val="006D0E8C"/>
    <w:rsid w:val="00713E90"/>
    <w:rsid w:val="007156AA"/>
    <w:rsid w:val="00777898"/>
    <w:rsid w:val="00793C94"/>
    <w:rsid w:val="00880631"/>
    <w:rsid w:val="008A57D1"/>
    <w:rsid w:val="00977750"/>
    <w:rsid w:val="009B4CE0"/>
    <w:rsid w:val="009D3169"/>
    <w:rsid w:val="009D5DBE"/>
    <w:rsid w:val="00A04F1C"/>
    <w:rsid w:val="00A401D7"/>
    <w:rsid w:val="00A75136"/>
    <w:rsid w:val="00A91836"/>
    <w:rsid w:val="00AB36BB"/>
    <w:rsid w:val="00B604C6"/>
    <w:rsid w:val="00BF66D2"/>
    <w:rsid w:val="00C257B1"/>
    <w:rsid w:val="00CB4FEC"/>
    <w:rsid w:val="00DA11F4"/>
    <w:rsid w:val="00DB036E"/>
    <w:rsid w:val="00DB259A"/>
    <w:rsid w:val="00E23015"/>
    <w:rsid w:val="00E4625C"/>
    <w:rsid w:val="00E63195"/>
    <w:rsid w:val="00E77888"/>
    <w:rsid w:val="00E85238"/>
    <w:rsid w:val="00EA25C2"/>
    <w:rsid w:val="00EC4D60"/>
    <w:rsid w:val="00ED2E9C"/>
    <w:rsid w:val="00EE5EEA"/>
    <w:rsid w:val="00F22D09"/>
    <w:rsid w:val="00F52EF9"/>
    <w:rsid w:val="00F94D4A"/>
    <w:rsid w:val="00FA7911"/>
    <w:rsid w:val="00FB2C81"/>
    <w:rsid w:val="00FC75AF"/>
    <w:rsid w:val="00FD6670"/>
  </w:rsids>
  <m:mathPr>
    <m:mathFont m:val="Cambria Math"/>
    <m:brkBin m:val="before"/>
    <m:brkBinSub m:val="--"/>
    <m:smallFrac m:val="0"/>
    <m:dispDef/>
    <m:lMargin m:val="0"/>
    <m:rMargin m:val="0"/>
    <m:defJc m:val="centerGroup"/>
    <m:wrapIndent m:val="1440"/>
    <m:intLim m:val="subSup"/>
    <m:naryLim m:val="undOvr"/>
  </m:mathPr>
  <w:themeFontLang w:val="en-US" w:eastAsia="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E14AD"/>
  <w15:chartTrackingRefBased/>
  <w15:docId w15:val="{31712EF9-CB10-44AB-9DC7-0574A2E00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25C"/>
    <w:rPr>
      <w:sz w:val="24"/>
    </w:rPr>
  </w:style>
  <w:style w:type="paragraph" w:styleId="Heading1">
    <w:name w:val="heading 1"/>
    <w:basedOn w:val="Normal"/>
    <w:next w:val="Normal"/>
    <w:link w:val="Heading1Char"/>
    <w:uiPriority w:val="9"/>
    <w:qFormat/>
    <w:rsid w:val="001F15FE"/>
    <w:pPr>
      <w:keepNext/>
      <w:keepLines/>
      <w:spacing w:before="240" w:after="0"/>
      <w:outlineLvl w:val="0"/>
    </w:pPr>
    <w:rPr>
      <w:rFonts w:asciiTheme="majorHAnsi" w:eastAsiaTheme="majorEastAsia" w:hAnsiTheme="majorHAnsi" w:cstheme="majorBidi"/>
      <w:color w:val="276E8B"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497A72"/>
    <w:pPr>
      <w:pBdr>
        <w:top w:val="single" w:sz="4" w:space="10" w:color="3494BA" w:themeColor="accent1"/>
        <w:bottom w:val="single" w:sz="4" w:space="10" w:color="3494BA" w:themeColor="accent1"/>
      </w:pBdr>
      <w:spacing w:before="360" w:after="360"/>
      <w:ind w:left="864" w:right="864"/>
      <w:jc w:val="center"/>
    </w:pPr>
    <w:rPr>
      <w:i/>
      <w:iCs/>
      <w:color w:val="3494BA" w:themeColor="accent1"/>
      <w:sz w:val="40"/>
    </w:rPr>
  </w:style>
  <w:style w:type="character" w:customStyle="1" w:styleId="IntenseQuoteChar">
    <w:name w:val="Intense Quote Char"/>
    <w:basedOn w:val="DefaultParagraphFont"/>
    <w:link w:val="IntenseQuote"/>
    <w:uiPriority w:val="30"/>
    <w:rsid w:val="00497A72"/>
    <w:rPr>
      <w:i/>
      <w:iCs/>
      <w:color w:val="3494BA" w:themeColor="accent1"/>
      <w:sz w:val="40"/>
    </w:rPr>
  </w:style>
  <w:style w:type="paragraph" w:styleId="NoSpacing">
    <w:name w:val="No Spacing"/>
    <w:link w:val="NoSpacingChar"/>
    <w:uiPriority w:val="1"/>
    <w:qFormat/>
    <w:rsid w:val="00A04F1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04F1C"/>
    <w:rPr>
      <w:rFonts w:eastAsiaTheme="minorEastAsia"/>
      <w:lang w:val="en-US"/>
    </w:rPr>
  </w:style>
  <w:style w:type="paragraph" w:styleId="ListParagraph">
    <w:name w:val="List Paragraph"/>
    <w:basedOn w:val="Normal"/>
    <w:uiPriority w:val="34"/>
    <w:qFormat/>
    <w:rsid w:val="00E23015"/>
    <w:pPr>
      <w:ind w:left="720"/>
      <w:contextualSpacing/>
    </w:pPr>
  </w:style>
  <w:style w:type="table" w:styleId="TableGrid">
    <w:name w:val="Table Grid"/>
    <w:basedOn w:val="TableNormal"/>
    <w:uiPriority w:val="39"/>
    <w:rsid w:val="00FD66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FD6670"/>
    <w:pPr>
      <w:spacing w:after="0" w:line="240" w:lineRule="auto"/>
    </w:pPr>
    <w:tblPr>
      <w:tblStyleRowBandSize w:val="1"/>
      <w:tblStyleColBandSize w:val="1"/>
      <w:tblBorders>
        <w:top w:val="single" w:sz="4" w:space="0" w:color="3494BA" w:themeColor="accent1"/>
        <w:left w:val="single" w:sz="4" w:space="0" w:color="3494BA" w:themeColor="accent1"/>
        <w:bottom w:val="single" w:sz="4" w:space="0" w:color="3494BA" w:themeColor="accent1"/>
        <w:right w:val="single" w:sz="4" w:space="0" w:color="3494BA" w:themeColor="accent1"/>
      </w:tblBorders>
    </w:tblPr>
    <w:tblStylePr w:type="firstRow">
      <w:rPr>
        <w:b/>
        <w:bCs/>
        <w:color w:val="FFFFFF" w:themeColor="background1"/>
      </w:rPr>
      <w:tblPr/>
      <w:tcPr>
        <w:shd w:val="clear" w:color="auto" w:fill="3494BA" w:themeFill="accent1"/>
      </w:tcPr>
    </w:tblStylePr>
    <w:tblStylePr w:type="lastRow">
      <w:rPr>
        <w:b/>
        <w:bCs/>
      </w:rPr>
      <w:tblPr/>
      <w:tcPr>
        <w:tcBorders>
          <w:top w:val="double" w:sz="4" w:space="0" w:color="3494B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94BA" w:themeColor="accent1"/>
          <w:right w:val="single" w:sz="4" w:space="0" w:color="3494BA" w:themeColor="accent1"/>
        </w:tcBorders>
      </w:tcPr>
    </w:tblStylePr>
    <w:tblStylePr w:type="band1Horz">
      <w:tblPr/>
      <w:tcPr>
        <w:tcBorders>
          <w:top w:val="single" w:sz="4" w:space="0" w:color="3494BA" w:themeColor="accent1"/>
          <w:bottom w:val="single" w:sz="4" w:space="0" w:color="3494B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94BA" w:themeColor="accent1"/>
          <w:left w:val="nil"/>
        </w:tcBorders>
      </w:tcPr>
    </w:tblStylePr>
    <w:tblStylePr w:type="swCell">
      <w:tblPr/>
      <w:tcPr>
        <w:tcBorders>
          <w:top w:val="double" w:sz="4" w:space="0" w:color="3494BA" w:themeColor="accent1"/>
          <w:right w:val="nil"/>
        </w:tcBorders>
      </w:tcPr>
    </w:tblStylePr>
  </w:style>
  <w:style w:type="paragraph" w:styleId="Caption">
    <w:name w:val="caption"/>
    <w:basedOn w:val="Normal"/>
    <w:next w:val="Normal"/>
    <w:uiPriority w:val="35"/>
    <w:unhideWhenUsed/>
    <w:qFormat/>
    <w:rsid w:val="00E85238"/>
    <w:pPr>
      <w:spacing w:after="200" w:line="240" w:lineRule="auto"/>
    </w:pPr>
    <w:rPr>
      <w:i/>
      <w:iCs/>
      <w:color w:val="373545" w:themeColor="text2"/>
      <w:sz w:val="18"/>
      <w:szCs w:val="18"/>
    </w:rPr>
  </w:style>
  <w:style w:type="character" w:customStyle="1" w:styleId="Heading1Char">
    <w:name w:val="Heading 1 Char"/>
    <w:basedOn w:val="DefaultParagraphFont"/>
    <w:link w:val="Heading1"/>
    <w:uiPriority w:val="9"/>
    <w:rsid w:val="001F15FE"/>
    <w:rPr>
      <w:rFonts w:asciiTheme="majorHAnsi" w:eastAsiaTheme="majorEastAsia" w:hAnsiTheme="majorHAnsi" w:cstheme="majorBidi"/>
      <w:color w:val="276E8B" w:themeColor="accent1" w:themeShade="BF"/>
      <w:sz w:val="32"/>
      <w:szCs w:val="32"/>
      <w:lang w:val="en-US"/>
    </w:rPr>
  </w:style>
  <w:style w:type="paragraph" w:styleId="Bibliography">
    <w:name w:val="Bibliography"/>
    <w:basedOn w:val="Normal"/>
    <w:next w:val="Normal"/>
    <w:uiPriority w:val="37"/>
    <w:unhideWhenUsed/>
    <w:rsid w:val="001F15FE"/>
  </w:style>
  <w:style w:type="paragraph" w:styleId="TOCHeading">
    <w:name w:val="TOC Heading"/>
    <w:basedOn w:val="Heading1"/>
    <w:next w:val="Normal"/>
    <w:uiPriority w:val="39"/>
    <w:unhideWhenUsed/>
    <w:qFormat/>
    <w:rsid w:val="001F15FE"/>
    <w:pPr>
      <w:outlineLvl w:val="9"/>
    </w:pPr>
  </w:style>
  <w:style w:type="paragraph" w:styleId="TOC1">
    <w:name w:val="toc 1"/>
    <w:basedOn w:val="Normal"/>
    <w:next w:val="Normal"/>
    <w:autoRedefine/>
    <w:uiPriority w:val="39"/>
    <w:unhideWhenUsed/>
    <w:rsid w:val="001F15FE"/>
    <w:pPr>
      <w:spacing w:after="100"/>
    </w:pPr>
  </w:style>
  <w:style w:type="character" w:styleId="Hyperlink">
    <w:name w:val="Hyperlink"/>
    <w:basedOn w:val="DefaultParagraphFont"/>
    <w:uiPriority w:val="99"/>
    <w:unhideWhenUsed/>
    <w:rsid w:val="001F15FE"/>
    <w:rPr>
      <w:color w:val="6B9F25" w:themeColor="hyperlink"/>
      <w:u w:val="single"/>
    </w:rPr>
  </w:style>
  <w:style w:type="paragraph" w:styleId="Header">
    <w:name w:val="header"/>
    <w:basedOn w:val="Normal"/>
    <w:link w:val="HeaderChar"/>
    <w:uiPriority w:val="99"/>
    <w:unhideWhenUsed/>
    <w:rsid w:val="00596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6140"/>
    <w:rPr>
      <w:sz w:val="24"/>
    </w:rPr>
  </w:style>
  <w:style w:type="paragraph" w:styleId="Footer">
    <w:name w:val="footer"/>
    <w:basedOn w:val="Normal"/>
    <w:link w:val="FooterChar"/>
    <w:uiPriority w:val="99"/>
    <w:unhideWhenUsed/>
    <w:rsid w:val="00596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6140"/>
    <w:rPr>
      <w:sz w:val="24"/>
    </w:rPr>
  </w:style>
  <w:style w:type="paragraph" w:styleId="FootnoteText">
    <w:name w:val="footnote text"/>
    <w:basedOn w:val="Normal"/>
    <w:link w:val="FootnoteTextChar"/>
    <w:uiPriority w:val="99"/>
    <w:semiHidden/>
    <w:unhideWhenUsed/>
    <w:rsid w:val="00CB4FE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B4FEC"/>
    <w:rPr>
      <w:sz w:val="20"/>
      <w:szCs w:val="20"/>
    </w:rPr>
  </w:style>
  <w:style w:type="character" w:styleId="FootnoteReference">
    <w:name w:val="footnote reference"/>
    <w:basedOn w:val="DefaultParagraphFont"/>
    <w:uiPriority w:val="99"/>
    <w:semiHidden/>
    <w:unhideWhenUsed/>
    <w:rsid w:val="00CB4FEC"/>
    <w:rPr>
      <w:vertAlign w:val="superscript"/>
    </w:rPr>
  </w:style>
  <w:style w:type="paragraph" w:styleId="Revision">
    <w:name w:val="Revision"/>
    <w:hidden/>
    <w:uiPriority w:val="99"/>
    <w:semiHidden/>
    <w:rsid w:val="00CB4FEC"/>
    <w:pPr>
      <w:spacing w:after="0" w:line="240" w:lineRule="auto"/>
    </w:pPr>
    <w:rPr>
      <w:sz w:val="24"/>
    </w:rPr>
  </w:style>
  <w:style w:type="paragraph" w:styleId="BalloonText">
    <w:name w:val="Balloon Text"/>
    <w:basedOn w:val="Normal"/>
    <w:link w:val="BalloonTextChar"/>
    <w:uiPriority w:val="99"/>
    <w:semiHidden/>
    <w:unhideWhenUsed/>
    <w:rsid w:val="00CB4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4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240212">
      <w:bodyDiv w:val="1"/>
      <w:marLeft w:val="0"/>
      <w:marRight w:val="0"/>
      <w:marTop w:val="0"/>
      <w:marBottom w:val="0"/>
      <w:divBdr>
        <w:top w:val="none" w:sz="0" w:space="0" w:color="auto"/>
        <w:left w:val="none" w:sz="0" w:space="0" w:color="auto"/>
        <w:bottom w:val="none" w:sz="0" w:space="0" w:color="auto"/>
        <w:right w:val="none" w:sz="0" w:space="0" w:color="auto"/>
      </w:divBdr>
    </w:div>
    <w:div w:id="913860225">
      <w:bodyDiv w:val="1"/>
      <w:marLeft w:val="0"/>
      <w:marRight w:val="0"/>
      <w:marTop w:val="0"/>
      <w:marBottom w:val="0"/>
      <w:divBdr>
        <w:top w:val="none" w:sz="0" w:space="0" w:color="auto"/>
        <w:left w:val="none" w:sz="0" w:space="0" w:color="auto"/>
        <w:bottom w:val="none" w:sz="0" w:space="0" w:color="auto"/>
        <w:right w:val="none" w:sz="0" w:space="0" w:color="auto"/>
      </w:divBdr>
    </w:div>
    <w:div w:id="2096392427">
      <w:bodyDiv w:val="1"/>
      <w:marLeft w:val="0"/>
      <w:marRight w:val="0"/>
      <w:marTop w:val="0"/>
      <w:marBottom w:val="0"/>
      <w:divBdr>
        <w:top w:val="none" w:sz="0" w:space="0" w:color="auto"/>
        <w:left w:val="none" w:sz="0" w:space="0" w:color="auto"/>
        <w:bottom w:val="none" w:sz="0" w:space="0" w:color="auto"/>
        <w:right w:val="none" w:sz="0" w:space="0" w:color="auto"/>
      </w:divBdr>
    </w:div>
    <w:div w:id="213983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Colors" Target="diagrams/colors1.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diagramQuickStyle" Target="diagrams/quickStyle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diagramData" Target="diagrams/data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microsoft.com/office/2007/relationships/diagramDrawing" Target="diagrams/drawing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diagrams/_rels/data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jpg"/><Relationship Id="rId1" Type="http://schemas.openxmlformats.org/officeDocument/2006/relationships/image" Target="../media/image4.jpeg"/><Relationship Id="rId5" Type="http://schemas.openxmlformats.org/officeDocument/2006/relationships/image" Target="../media/image8.png"/><Relationship Id="rId4" Type="http://schemas.openxmlformats.org/officeDocument/2006/relationships/image" Target="../media/image7.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jpg"/><Relationship Id="rId1" Type="http://schemas.openxmlformats.org/officeDocument/2006/relationships/image" Target="../media/image4.jpeg"/><Relationship Id="rId5" Type="http://schemas.openxmlformats.org/officeDocument/2006/relationships/image" Target="../media/image8.png"/><Relationship Id="rId4"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3F41A2F-3BFA-4DE7-A3F1-ABC0472F7EA5}" type="doc">
      <dgm:prSet loTypeId="urn:microsoft.com/office/officeart/2005/8/layout/pList2" loCatId="list" qsTypeId="urn:microsoft.com/office/officeart/2005/8/quickstyle/simple1" qsCatId="simple" csTypeId="urn:microsoft.com/office/officeart/2005/8/colors/colorful5" csCatId="colorful" phldr="1"/>
      <dgm:spPr/>
    </dgm:pt>
    <dgm:pt modelId="{93426F64-1B17-47F4-BCD7-813B684AC961}">
      <dgm:prSet phldrT="[Text]" custT="1"/>
      <dgm:spPr/>
      <dgm:t>
        <a:bodyPr/>
        <a:lstStyle/>
        <a:p>
          <a:r>
            <a:rPr lang="en-CA" sz="2100"/>
            <a:t>2014</a:t>
          </a:r>
          <a:br>
            <a:rPr lang="en-CA" sz="2100"/>
          </a:br>
          <a:br>
            <a:rPr lang="en-CA" sz="2100"/>
          </a:br>
          <a:r>
            <a:rPr lang="en-CA" sz="1050"/>
            <a:t>Started at Centennial College</a:t>
          </a:r>
          <a:endParaRPr lang="en-CA" sz="2100"/>
        </a:p>
      </dgm:t>
    </dgm:pt>
    <dgm:pt modelId="{38AECF52-D74D-4914-A59E-8AD3E29F46E0}" type="parTrans" cxnId="{0334EC73-C4A3-42AF-98DE-4E662A8FBFAE}">
      <dgm:prSet/>
      <dgm:spPr/>
      <dgm:t>
        <a:bodyPr/>
        <a:lstStyle/>
        <a:p>
          <a:endParaRPr lang="en-CA"/>
        </a:p>
      </dgm:t>
    </dgm:pt>
    <dgm:pt modelId="{A56C2BC3-E7F8-4734-815B-8BB6278741EA}" type="sibTrans" cxnId="{0334EC73-C4A3-42AF-98DE-4E662A8FBFAE}">
      <dgm:prSet/>
      <dgm:spPr/>
      <dgm:t>
        <a:bodyPr/>
        <a:lstStyle/>
        <a:p>
          <a:endParaRPr lang="en-CA"/>
        </a:p>
      </dgm:t>
    </dgm:pt>
    <dgm:pt modelId="{118B0D3B-934E-4E7F-BC3A-EBBAB4D9DCB8}">
      <dgm:prSet phldrT="[Text]" custT="1"/>
      <dgm:spPr/>
      <dgm:t>
        <a:bodyPr/>
        <a:lstStyle/>
        <a:p>
          <a:r>
            <a:rPr lang="en-CA" sz="2000"/>
            <a:t>2015</a:t>
          </a:r>
        </a:p>
        <a:p>
          <a:r>
            <a:rPr lang="en-CA" sz="1000"/>
            <a:t>Nominated for the Teaching Excellence award</a:t>
          </a:r>
          <a:endParaRPr lang="en-CA" sz="600"/>
        </a:p>
      </dgm:t>
    </dgm:pt>
    <dgm:pt modelId="{6DF0D6AA-4963-43A7-B069-03ADDF3E41ED}" type="parTrans" cxnId="{D76E5AEE-B0DA-49DA-B1D0-E0AA9EB75C5A}">
      <dgm:prSet/>
      <dgm:spPr/>
      <dgm:t>
        <a:bodyPr/>
        <a:lstStyle/>
        <a:p>
          <a:endParaRPr lang="en-CA"/>
        </a:p>
      </dgm:t>
    </dgm:pt>
    <dgm:pt modelId="{D16101B1-1627-4C82-89CD-8DE7A299D85B}" type="sibTrans" cxnId="{D76E5AEE-B0DA-49DA-B1D0-E0AA9EB75C5A}">
      <dgm:prSet/>
      <dgm:spPr/>
      <dgm:t>
        <a:bodyPr/>
        <a:lstStyle/>
        <a:p>
          <a:endParaRPr lang="en-CA"/>
        </a:p>
      </dgm:t>
    </dgm:pt>
    <dgm:pt modelId="{A25489E7-2D8F-4E46-A9BC-84F2D0250ED4}">
      <dgm:prSet phldrT="[Text]" custT="1"/>
      <dgm:spPr/>
      <dgm:t>
        <a:bodyPr/>
        <a:lstStyle/>
        <a:p>
          <a:r>
            <a:rPr lang="en-CA" sz="2000"/>
            <a:t>2016</a:t>
          </a:r>
          <a:br>
            <a:rPr lang="en-CA" sz="2000"/>
          </a:br>
          <a:br>
            <a:rPr lang="en-CA" sz="2000"/>
          </a:br>
          <a:r>
            <a:rPr lang="en-CA" sz="1100"/>
            <a:t>Won the Teaching Excellence award! </a:t>
          </a:r>
          <a:endParaRPr lang="en-CA" sz="2000"/>
        </a:p>
      </dgm:t>
    </dgm:pt>
    <dgm:pt modelId="{1F22F8E0-0C4B-4489-AB2D-9DE77AD592CC}" type="parTrans" cxnId="{89009FA1-58A0-4576-9F5E-09699941B6FA}">
      <dgm:prSet/>
      <dgm:spPr/>
      <dgm:t>
        <a:bodyPr/>
        <a:lstStyle/>
        <a:p>
          <a:endParaRPr lang="en-CA"/>
        </a:p>
      </dgm:t>
    </dgm:pt>
    <dgm:pt modelId="{72350B81-555D-4608-A92F-CE02C3D81E48}" type="sibTrans" cxnId="{89009FA1-58A0-4576-9F5E-09699941B6FA}">
      <dgm:prSet/>
      <dgm:spPr/>
      <dgm:t>
        <a:bodyPr/>
        <a:lstStyle/>
        <a:p>
          <a:endParaRPr lang="en-CA"/>
        </a:p>
      </dgm:t>
    </dgm:pt>
    <dgm:pt modelId="{9F6DBB15-CF5E-464F-B241-F520C86AFBA9}">
      <dgm:prSet phldrT="[Text]" custT="1"/>
      <dgm:spPr/>
      <dgm:t>
        <a:bodyPr/>
        <a:lstStyle/>
        <a:p>
          <a:r>
            <a:rPr lang="en-CA" sz="2000"/>
            <a:t>2017</a:t>
          </a:r>
          <a:br>
            <a:rPr lang="en-CA" sz="1200"/>
          </a:br>
          <a:br>
            <a:rPr lang="en-CA" sz="1200"/>
          </a:br>
          <a:r>
            <a:rPr lang="en-CA" sz="1100"/>
            <a:t>Ran a workshop on inclusive education</a:t>
          </a:r>
          <a:endParaRPr lang="en-CA" sz="1200"/>
        </a:p>
      </dgm:t>
    </dgm:pt>
    <dgm:pt modelId="{28BE23C0-6204-4E52-8E8C-00B918EFA81E}" type="parTrans" cxnId="{C6859ACE-7136-4345-BC42-EC045760692E}">
      <dgm:prSet/>
      <dgm:spPr/>
      <dgm:t>
        <a:bodyPr/>
        <a:lstStyle/>
        <a:p>
          <a:endParaRPr lang="en-CA"/>
        </a:p>
      </dgm:t>
    </dgm:pt>
    <dgm:pt modelId="{CD9D508B-CA14-45D9-A8CD-D11E24FAB4E0}" type="sibTrans" cxnId="{C6859ACE-7136-4345-BC42-EC045760692E}">
      <dgm:prSet/>
      <dgm:spPr/>
      <dgm:t>
        <a:bodyPr/>
        <a:lstStyle/>
        <a:p>
          <a:endParaRPr lang="en-CA"/>
        </a:p>
      </dgm:t>
    </dgm:pt>
    <dgm:pt modelId="{7D651ADB-0704-4A21-96B0-B5EB119E229C}">
      <dgm:prSet phldrT="[Text]" custT="1"/>
      <dgm:spPr/>
      <dgm:t>
        <a:bodyPr/>
        <a:lstStyle/>
        <a:p>
          <a:r>
            <a:rPr lang="en-CA" sz="2000"/>
            <a:t>2020</a:t>
          </a:r>
          <a:br>
            <a:rPr lang="en-CA" sz="1500"/>
          </a:br>
          <a:br>
            <a:rPr lang="en-CA" sz="1500"/>
          </a:br>
          <a:r>
            <a:rPr lang="en-CA" sz="1100"/>
            <a:t>Learned to teach from home</a:t>
          </a:r>
          <a:endParaRPr lang="en-CA" sz="1500"/>
        </a:p>
      </dgm:t>
    </dgm:pt>
    <dgm:pt modelId="{D9C2BA5B-61EB-49A0-A341-4B78BCC9288F}" type="parTrans" cxnId="{1C4AB9A0-4D27-45F1-AEFF-75136E5B5BF1}">
      <dgm:prSet/>
      <dgm:spPr/>
      <dgm:t>
        <a:bodyPr/>
        <a:lstStyle/>
        <a:p>
          <a:endParaRPr lang="en-CA"/>
        </a:p>
      </dgm:t>
    </dgm:pt>
    <dgm:pt modelId="{A6CD06B5-26E9-4B75-9B8E-398F4E396609}" type="sibTrans" cxnId="{1C4AB9A0-4D27-45F1-AEFF-75136E5B5BF1}">
      <dgm:prSet/>
      <dgm:spPr/>
      <dgm:t>
        <a:bodyPr/>
        <a:lstStyle/>
        <a:p>
          <a:endParaRPr lang="en-CA"/>
        </a:p>
      </dgm:t>
    </dgm:pt>
    <dgm:pt modelId="{3BAD600C-C3A2-4327-B8A1-86B56401ECA4}" type="pres">
      <dgm:prSet presAssocID="{83F41A2F-3BFA-4DE7-A3F1-ABC0472F7EA5}" presName="Name0" presStyleCnt="0">
        <dgm:presLayoutVars>
          <dgm:dir/>
          <dgm:resizeHandles val="exact"/>
        </dgm:presLayoutVars>
      </dgm:prSet>
      <dgm:spPr/>
    </dgm:pt>
    <dgm:pt modelId="{E9194983-E61E-45C0-9645-CC418943B4FB}" type="pres">
      <dgm:prSet presAssocID="{83F41A2F-3BFA-4DE7-A3F1-ABC0472F7EA5}" presName="bkgdShp" presStyleLbl="alignAccFollowNode1" presStyleIdx="0" presStyleCnt="1"/>
      <dgm:spPr/>
    </dgm:pt>
    <dgm:pt modelId="{D615D38B-4C6A-4BB5-A24C-1A4E21A0D01D}" type="pres">
      <dgm:prSet presAssocID="{83F41A2F-3BFA-4DE7-A3F1-ABC0472F7EA5}" presName="linComp" presStyleCnt="0"/>
      <dgm:spPr/>
    </dgm:pt>
    <dgm:pt modelId="{191DDFE3-82B7-4738-9D86-6A09E5AA3551}" type="pres">
      <dgm:prSet presAssocID="{93426F64-1B17-47F4-BCD7-813B684AC961}" presName="compNode" presStyleCnt="0"/>
      <dgm:spPr/>
    </dgm:pt>
    <dgm:pt modelId="{91F855E6-1157-4AB2-9B54-735BA0263460}" type="pres">
      <dgm:prSet presAssocID="{93426F64-1B17-47F4-BCD7-813B684AC961}" presName="node" presStyleLbl="node1" presStyleIdx="0" presStyleCnt="5" custScaleX="121467">
        <dgm:presLayoutVars>
          <dgm:bulletEnabled val="1"/>
        </dgm:presLayoutVars>
      </dgm:prSet>
      <dgm:spPr/>
    </dgm:pt>
    <dgm:pt modelId="{964E9E5B-793D-4E61-B76B-A4AC938B7A94}" type="pres">
      <dgm:prSet presAssocID="{93426F64-1B17-47F4-BCD7-813B684AC961}" presName="invisiNode" presStyleLbl="node1" presStyleIdx="0" presStyleCnt="5"/>
      <dgm:spPr/>
    </dgm:pt>
    <dgm:pt modelId="{A0731A35-62A0-4926-A102-419C99F936B1}" type="pres">
      <dgm:prSet presAssocID="{93426F64-1B17-47F4-BCD7-813B684AC961}" presName="imagNode" presStyleLbl="fgImgPlace1" presStyleIdx="0" presStyleCnt="5"/>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37000" r="-37000"/>
          </a:stretch>
        </a:blipFill>
      </dgm:spPr>
    </dgm:pt>
    <dgm:pt modelId="{E8A5AB86-5D41-479E-BF8E-C8FD677C3ACD}" type="pres">
      <dgm:prSet presAssocID="{A56C2BC3-E7F8-4734-815B-8BB6278741EA}" presName="sibTrans" presStyleLbl="sibTrans2D1" presStyleIdx="0" presStyleCnt="0"/>
      <dgm:spPr/>
    </dgm:pt>
    <dgm:pt modelId="{26C77CC6-653E-4892-B4F4-1EAE5228122B}" type="pres">
      <dgm:prSet presAssocID="{118B0D3B-934E-4E7F-BC3A-EBBAB4D9DCB8}" presName="compNode" presStyleCnt="0"/>
      <dgm:spPr/>
    </dgm:pt>
    <dgm:pt modelId="{5226347D-79A6-4C57-B233-5CD71A84403A}" type="pres">
      <dgm:prSet presAssocID="{118B0D3B-934E-4E7F-BC3A-EBBAB4D9DCB8}" presName="node" presStyleLbl="node1" presStyleIdx="1" presStyleCnt="5" custScaleX="119191">
        <dgm:presLayoutVars>
          <dgm:bulletEnabled val="1"/>
        </dgm:presLayoutVars>
      </dgm:prSet>
      <dgm:spPr/>
    </dgm:pt>
    <dgm:pt modelId="{22164E9B-C722-4DDB-B44A-E7FD77F357E5}" type="pres">
      <dgm:prSet presAssocID="{118B0D3B-934E-4E7F-BC3A-EBBAB4D9DCB8}" presName="invisiNode" presStyleLbl="node1" presStyleIdx="1" presStyleCnt="5"/>
      <dgm:spPr/>
    </dgm:pt>
    <dgm:pt modelId="{B83ABFD3-2417-4195-AFA3-B55F96B45796}" type="pres">
      <dgm:prSet presAssocID="{118B0D3B-934E-4E7F-BC3A-EBBAB4D9DCB8}" presName="imagNode" presStyleLbl="fgImgPlace1" presStyleIdx="1" presStyleCnt="5"/>
      <dgm:spPr>
        <a:blipFill>
          <a:blip xmlns:r="http://schemas.openxmlformats.org/officeDocument/2006/relationships" r:embed="rId2">
            <a:extLst>
              <a:ext uri="{28A0092B-C50C-407E-A947-70E740481C1C}">
                <a14:useLocalDpi xmlns:a14="http://schemas.microsoft.com/office/drawing/2010/main" val="0"/>
              </a:ext>
            </a:extLst>
          </a:blip>
          <a:srcRect/>
          <a:stretch>
            <a:fillRect l="-8000" r="-8000"/>
          </a:stretch>
        </a:blipFill>
      </dgm:spPr>
    </dgm:pt>
    <dgm:pt modelId="{9B7254DB-3ACB-49A8-BEC8-8195AA972429}" type="pres">
      <dgm:prSet presAssocID="{D16101B1-1627-4C82-89CD-8DE7A299D85B}" presName="sibTrans" presStyleLbl="sibTrans2D1" presStyleIdx="0" presStyleCnt="0"/>
      <dgm:spPr/>
    </dgm:pt>
    <dgm:pt modelId="{3AA586E2-1E5D-4C48-A7CE-512A9EBE4011}" type="pres">
      <dgm:prSet presAssocID="{A25489E7-2D8F-4E46-A9BC-84F2D0250ED4}" presName="compNode" presStyleCnt="0"/>
      <dgm:spPr/>
    </dgm:pt>
    <dgm:pt modelId="{9D3DE50D-BFA4-437C-80AD-51A8240D6A2C}" type="pres">
      <dgm:prSet presAssocID="{A25489E7-2D8F-4E46-A9BC-84F2D0250ED4}" presName="node" presStyleLbl="node1" presStyleIdx="2" presStyleCnt="5" custScaleX="114312">
        <dgm:presLayoutVars>
          <dgm:bulletEnabled val="1"/>
        </dgm:presLayoutVars>
      </dgm:prSet>
      <dgm:spPr/>
    </dgm:pt>
    <dgm:pt modelId="{136658F2-5F87-4304-9827-DF9C14A60C32}" type="pres">
      <dgm:prSet presAssocID="{A25489E7-2D8F-4E46-A9BC-84F2D0250ED4}" presName="invisiNode" presStyleLbl="node1" presStyleIdx="2" presStyleCnt="5"/>
      <dgm:spPr/>
    </dgm:pt>
    <dgm:pt modelId="{76A8DC0F-63BC-4321-8DBD-07B1DE24B4DA}" type="pres">
      <dgm:prSet presAssocID="{A25489E7-2D8F-4E46-A9BC-84F2D0250ED4}" presName="imagNode" presStyleLbl="fgImgPlace1" presStyleIdx="2" presStyleCnt="5"/>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t="-3000" b="-3000"/>
          </a:stretch>
        </a:blipFill>
      </dgm:spPr>
    </dgm:pt>
    <dgm:pt modelId="{8207FB54-CA39-4810-BA20-140849C18869}" type="pres">
      <dgm:prSet presAssocID="{72350B81-555D-4608-A92F-CE02C3D81E48}" presName="sibTrans" presStyleLbl="sibTrans2D1" presStyleIdx="0" presStyleCnt="0"/>
      <dgm:spPr/>
    </dgm:pt>
    <dgm:pt modelId="{E2E82D6A-7A60-4500-B610-0E9107D68D0F}" type="pres">
      <dgm:prSet presAssocID="{9F6DBB15-CF5E-464F-B241-F520C86AFBA9}" presName="compNode" presStyleCnt="0"/>
      <dgm:spPr/>
    </dgm:pt>
    <dgm:pt modelId="{FB2193D1-F2FC-43FF-9A17-2B5EB9FEB269}" type="pres">
      <dgm:prSet presAssocID="{9F6DBB15-CF5E-464F-B241-F520C86AFBA9}" presName="node" presStyleLbl="node1" presStyleIdx="3" presStyleCnt="5" custScaleX="107969">
        <dgm:presLayoutVars>
          <dgm:bulletEnabled val="1"/>
        </dgm:presLayoutVars>
      </dgm:prSet>
      <dgm:spPr/>
    </dgm:pt>
    <dgm:pt modelId="{72124675-25EE-47E0-806B-29A651648A2D}" type="pres">
      <dgm:prSet presAssocID="{9F6DBB15-CF5E-464F-B241-F520C86AFBA9}" presName="invisiNode" presStyleLbl="node1" presStyleIdx="3" presStyleCnt="5"/>
      <dgm:spPr/>
    </dgm:pt>
    <dgm:pt modelId="{57E5EEE4-3687-4AAA-86C0-096811825A11}" type="pres">
      <dgm:prSet presAssocID="{9F6DBB15-CF5E-464F-B241-F520C86AFBA9}" presName="imagNode" presStyleLbl="fgImgPlace1" presStyleIdx="3" presStyleCnt="5"/>
      <dgm:spPr>
        <a:blipFill>
          <a:blip xmlns:r="http://schemas.openxmlformats.org/officeDocument/2006/relationships" r:embed="rId4">
            <a:extLst>
              <a:ext uri="{28A0092B-C50C-407E-A947-70E740481C1C}">
                <a14:useLocalDpi xmlns:a14="http://schemas.microsoft.com/office/drawing/2010/main" val="0"/>
              </a:ext>
            </a:extLst>
          </a:blip>
          <a:srcRect/>
          <a:stretch>
            <a:fillRect l="-14000" r="-14000"/>
          </a:stretch>
        </a:blipFill>
      </dgm:spPr>
    </dgm:pt>
    <dgm:pt modelId="{DDC7F3AC-990C-4095-A064-BD96200FD146}" type="pres">
      <dgm:prSet presAssocID="{CD9D508B-CA14-45D9-A8CD-D11E24FAB4E0}" presName="sibTrans" presStyleLbl="sibTrans2D1" presStyleIdx="0" presStyleCnt="0"/>
      <dgm:spPr/>
    </dgm:pt>
    <dgm:pt modelId="{D74E3CE7-7D23-4507-8701-1DBAF2C6D25E}" type="pres">
      <dgm:prSet presAssocID="{7D651ADB-0704-4A21-96B0-B5EB119E229C}" presName="compNode" presStyleCnt="0"/>
      <dgm:spPr/>
    </dgm:pt>
    <dgm:pt modelId="{E1403F54-7408-4B54-B78E-A070EACA2777}" type="pres">
      <dgm:prSet presAssocID="{7D651ADB-0704-4A21-96B0-B5EB119E229C}" presName="node" presStyleLbl="node1" presStyleIdx="4" presStyleCnt="5" custScaleX="119253">
        <dgm:presLayoutVars>
          <dgm:bulletEnabled val="1"/>
        </dgm:presLayoutVars>
      </dgm:prSet>
      <dgm:spPr/>
    </dgm:pt>
    <dgm:pt modelId="{FD6B68F7-028C-418F-BCDF-0E4761EE2C4C}" type="pres">
      <dgm:prSet presAssocID="{7D651ADB-0704-4A21-96B0-B5EB119E229C}" presName="invisiNode" presStyleLbl="node1" presStyleIdx="4" presStyleCnt="5"/>
      <dgm:spPr/>
    </dgm:pt>
    <dgm:pt modelId="{1BDBCF0E-3C40-444B-8290-091F5481C9D4}" type="pres">
      <dgm:prSet presAssocID="{7D651ADB-0704-4A21-96B0-B5EB119E229C}" presName="imagNode" presStyleLbl="fgImgPlace1" presStyleIdx="4" presStyleCnt="5"/>
      <dgm:spPr>
        <a:blipFill>
          <a:blip xmlns:r="http://schemas.openxmlformats.org/officeDocument/2006/relationships" r:embed="rId5" cstate="print">
            <a:extLst>
              <a:ext uri="{28A0092B-C50C-407E-A947-70E740481C1C}">
                <a14:useLocalDpi xmlns:a14="http://schemas.microsoft.com/office/drawing/2010/main" val="0"/>
              </a:ext>
            </a:extLst>
          </a:blip>
          <a:srcRect/>
          <a:stretch>
            <a:fillRect l="-10000" r="-10000"/>
          </a:stretch>
        </a:blipFill>
      </dgm:spPr>
    </dgm:pt>
  </dgm:ptLst>
  <dgm:cxnLst>
    <dgm:cxn modelId="{DFDF5A18-CDF4-4108-96BB-BC73824FC508}" type="presOf" srcId="{D16101B1-1627-4C82-89CD-8DE7A299D85B}" destId="{9B7254DB-3ACB-49A8-BEC8-8195AA972429}" srcOrd="0" destOrd="0" presId="urn:microsoft.com/office/officeart/2005/8/layout/pList2"/>
    <dgm:cxn modelId="{B1B7B733-819C-4BBF-A4F1-CBA0A2A6E163}" type="presOf" srcId="{A25489E7-2D8F-4E46-A9BC-84F2D0250ED4}" destId="{9D3DE50D-BFA4-437C-80AD-51A8240D6A2C}" srcOrd="0" destOrd="0" presId="urn:microsoft.com/office/officeart/2005/8/layout/pList2"/>
    <dgm:cxn modelId="{6DFB975C-5FD4-4EB6-9396-6D8ABA6D52E4}" type="presOf" srcId="{7D651ADB-0704-4A21-96B0-B5EB119E229C}" destId="{E1403F54-7408-4B54-B78E-A070EACA2777}" srcOrd="0" destOrd="0" presId="urn:microsoft.com/office/officeart/2005/8/layout/pList2"/>
    <dgm:cxn modelId="{7715EE5D-4975-48C7-B82E-7EA61C8BDF5B}" type="presOf" srcId="{83F41A2F-3BFA-4DE7-A3F1-ABC0472F7EA5}" destId="{3BAD600C-C3A2-4327-B8A1-86B56401ECA4}" srcOrd="0" destOrd="0" presId="urn:microsoft.com/office/officeart/2005/8/layout/pList2"/>
    <dgm:cxn modelId="{0334EC73-C4A3-42AF-98DE-4E662A8FBFAE}" srcId="{83F41A2F-3BFA-4DE7-A3F1-ABC0472F7EA5}" destId="{93426F64-1B17-47F4-BCD7-813B684AC961}" srcOrd="0" destOrd="0" parTransId="{38AECF52-D74D-4914-A59E-8AD3E29F46E0}" sibTransId="{A56C2BC3-E7F8-4734-815B-8BB6278741EA}"/>
    <dgm:cxn modelId="{B12EDA55-F0E9-4DE5-A9E9-A2CEA57AEBAB}" type="presOf" srcId="{A56C2BC3-E7F8-4734-815B-8BB6278741EA}" destId="{E8A5AB86-5D41-479E-BF8E-C8FD677C3ACD}" srcOrd="0" destOrd="0" presId="urn:microsoft.com/office/officeart/2005/8/layout/pList2"/>
    <dgm:cxn modelId="{F51E9B85-448D-4B28-8DFC-AF3EF2149114}" type="presOf" srcId="{9F6DBB15-CF5E-464F-B241-F520C86AFBA9}" destId="{FB2193D1-F2FC-43FF-9A17-2B5EB9FEB269}" srcOrd="0" destOrd="0" presId="urn:microsoft.com/office/officeart/2005/8/layout/pList2"/>
    <dgm:cxn modelId="{D43C729B-1DD8-422B-BE63-C4354105D05E}" type="presOf" srcId="{118B0D3B-934E-4E7F-BC3A-EBBAB4D9DCB8}" destId="{5226347D-79A6-4C57-B233-5CD71A84403A}" srcOrd="0" destOrd="0" presId="urn:microsoft.com/office/officeart/2005/8/layout/pList2"/>
    <dgm:cxn modelId="{1C4AB9A0-4D27-45F1-AEFF-75136E5B5BF1}" srcId="{83F41A2F-3BFA-4DE7-A3F1-ABC0472F7EA5}" destId="{7D651ADB-0704-4A21-96B0-B5EB119E229C}" srcOrd="4" destOrd="0" parTransId="{D9C2BA5B-61EB-49A0-A341-4B78BCC9288F}" sibTransId="{A6CD06B5-26E9-4B75-9B8E-398F4E396609}"/>
    <dgm:cxn modelId="{89009FA1-58A0-4576-9F5E-09699941B6FA}" srcId="{83F41A2F-3BFA-4DE7-A3F1-ABC0472F7EA5}" destId="{A25489E7-2D8F-4E46-A9BC-84F2D0250ED4}" srcOrd="2" destOrd="0" parTransId="{1F22F8E0-0C4B-4489-AB2D-9DE77AD592CC}" sibTransId="{72350B81-555D-4608-A92F-CE02C3D81E48}"/>
    <dgm:cxn modelId="{B763C1C7-3DC1-4D65-834B-599CED4B9D5D}" type="presOf" srcId="{93426F64-1B17-47F4-BCD7-813B684AC961}" destId="{91F855E6-1157-4AB2-9B54-735BA0263460}" srcOrd="0" destOrd="0" presId="urn:microsoft.com/office/officeart/2005/8/layout/pList2"/>
    <dgm:cxn modelId="{F20820CC-BB79-41C1-97A2-C9F5E5B3AB0B}" type="presOf" srcId="{CD9D508B-CA14-45D9-A8CD-D11E24FAB4E0}" destId="{DDC7F3AC-990C-4095-A064-BD96200FD146}" srcOrd="0" destOrd="0" presId="urn:microsoft.com/office/officeart/2005/8/layout/pList2"/>
    <dgm:cxn modelId="{C6859ACE-7136-4345-BC42-EC045760692E}" srcId="{83F41A2F-3BFA-4DE7-A3F1-ABC0472F7EA5}" destId="{9F6DBB15-CF5E-464F-B241-F520C86AFBA9}" srcOrd="3" destOrd="0" parTransId="{28BE23C0-6204-4E52-8E8C-00B918EFA81E}" sibTransId="{CD9D508B-CA14-45D9-A8CD-D11E24FAB4E0}"/>
    <dgm:cxn modelId="{D76E5AEE-B0DA-49DA-B1D0-E0AA9EB75C5A}" srcId="{83F41A2F-3BFA-4DE7-A3F1-ABC0472F7EA5}" destId="{118B0D3B-934E-4E7F-BC3A-EBBAB4D9DCB8}" srcOrd="1" destOrd="0" parTransId="{6DF0D6AA-4963-43A7-B069-03ADDF3E41ED}" sibTransId="{D16101B1-1627-4C82-89CD-8DE7A299D85B}"/>
    <dgm:cxn modelId="{E41821FA-42AE-4A75-AC26-EDB43293B8FB}" type="presOf" srcId="{72350B81-555D-4608-A92F-CE02C3D81E48}" destId="{8207FB54-CA39-4810-BA20-140849C18869}" srcOrd="0" destOrd="0" presId="urn:microsoft.com/office/officeart/2005/8/layout/pList2"/>
    <dgm:cxn modelId="{37B8876E-7622-47F3-B6BA-F16B737EA223}" type="presParOf" srcId="{3BAD600C-C3A2-4327-B8A1-86B56401ECA4}" destId="{E9194983-E61E-45C0-9645-CC418943B4FB}" srcOrd="0" destOrd="0" presId="urn:microsoft.com/office/officeart/2005/8/layout/pList2"/>
    <dgm:cxn modelId="{0AA32306-23F8-44C1-9774-F93E9F4CF7C9}" type="presParOf" srcId="{3BAD600C-C3A2-4327-B8A1-86B56401ECA4}" destId="{D615D38B-4C6A-4BB5-A24C-1A4E21A0D01D}" srcOrd="1" destOrd="0" presId="urn:microsoft.com/office/officeart/2005/8/layout/pList2"/>
    <dgm:cxn modelId="{2EE8B666-8C54-44FF-8F4D-1DC08A1E9331}" type="presParOf" srcId="{D615D38B-4C6A-4BB5-A24C-1A4E21A0D01D}" destId="{191DDFE3-82B7-4738-9D86-6A09E5AA3551}" srcOrd="0" destOrd="0" presId="urn:microsoft.com/office/officeart/2005/8/layout/pList2"/>
    <dgm:cxn modelId="{1828340B-23D0-4AF0-8922-1018ADBF354B}" type="presParOf" srcId="{191DDFE3-82B7-4738-9D86-6A09E5AA3551}" destId="{91F855E6-1157-4AB2-9B54-735BA0263460}" srcOrd="0" destOrd="0" presId="urn:microsoft.com/office/officeart/2005/8/layout/pList2"/>
    <dgm:cxn modelId="{1566A28D-3AB2-4364-9489-09C7C8A57AD9}" type="presParOf" srcId="{191DDFE3-82B7-4738-9D86-6A09E5AA3551}" destId="{964E9E5B-793D-4E61-B76B-A4AC938B7A94}" srcOrd="1" destOrd="0" presId="urn:microsoft.com/office/officeart/2005/8/layout/pList2"/>
    <dgm:cxn modelId="{CA2E0FAD-05B3-412F-BA36-6E6CA1E03F76}" type="presParOf" srcId="{191DDFE3-82B7-4738-9D86-6A09E5AA3551}" destId="{A0731A35-62A0-4926-A102-419C99F936B1}" srcOrd="2" destOrd="0" presId="urn:microsoft.com/office/officeart/2005/8/layout/pList2"/>
    <dgm:cxn modelId="{8F965D45-2D07-4493-960B-860C0D2FCF61}" type="presParOf" srcId="{D615D38B-4C6A-4BB5-A24C-1A4E21A0D01D}" destId="{E8A5AB86-5D41-479E-BF8E-C8FD677C3ACD}" srcOrd="1" destOrd="0" presId="urn:microsoft.com/office/officeart/2005/8/layout/pList2"/>
    <dgm:cxn modelId="{0B24DEC7-F402-449F-AEF7-51CD58B697D6}" type="presParOf" srcId="{D615D38B-4C6A-4BB5-A24C-1A4E21A0D01D}" destId="{26C77CC6-653E-4892-B4F4-1EAE5228122B}" srcOrd="2" destOrd="0" presId="urn:microsoft.com/office/officeart/2005/8/layout/pList2"/>
    <dgm:cxn modelId="{1F05E0B2-DF70-4935-8AF3-865F3117ED60}" type="presParOf" srcId="{26C77CC6-653E-4892-B4F4-1EAE5228122B}" destId="{5226347D-79A6-4C57-B233-5CD71A84403A}" srcOrd="0" destOrd="0" presId="urn:microsoft.com/office/officeart/2005/8/layout/pList2"/>
    <dgm:cxn modelId="{4C63B423-2175-4333-A1D3-3BF7F00B18CE}" type="presParOf" srcId="{26C77CC6-653E-4892-B4F4-1EAE5228122B}" destId="{22164E9B-C722-4DDB-B44A-E7FD77F357E5}" srcOrd="1" destOrd="0" presId="urn:microsoft.com/office/officeart/2005/8/layout/pList2"/>
    <dgm:cxn modelId="{3E8725B5-B028-4C98-95A9-F9DBCE9C2C8D}" type="presParOf" srcId="{26C77CC6-653E-4892-B4F4-1EAE5228122B}" destId="{B83ABFD3-2417-4195-AFA3-B55F96B45796}" srcOrd="2" destOrd="0" presId="urn:microsoft.com/office/officeart/2005/8/layout/pList2"/>
    <dgm:cxn modelId="{89AE91DD-4DCE-4A7D-AF55-9A79CBEFA828}" type="presParOf" srcId="{D615D38B-4C6A-4BB5-A24C-1A4E21A0D01D}" destId="{9B7254DB-3ACB-49A8-BEC8-8195AA972429}" srcOrd="3" destOrd="0" presId="urn:microsoft.com/office/officeart/2005/8/layout/pList2"/>
    <dgm:cxn modelId="{6070E13D-6D44-4B56-85E4-4E1006A29CF6}" type="presParOf" srcId="{D615D38B-4C6A-4BB5-A24C-1A4E21A0D01D}" destId="{3AA586E2-1E5D-4C48-A7CE-512A9EBE4011}" srcOrd="4" destOrd="0" presId="urn:microsoft.com/office/officeart/2005/8/layout/pList2"/>
    <dgm:cxn modelId="{D49F5BFB-1545-4F64-8AAC-7D2A737B824B}" type="presParOf" srcId="{3AA586E2-1E5D-4C48-A7CE-512A9EBE4011}" destId="{9D3DE50D-BFA4-437C-80AD-51A8240D6A2C}" srcOrd="0" destOrd="0" presId="urn:microsoft.com/office/officeart/2005/8/layout/pList2"/>
    <dgm:cxn modelId="{225CA9E2-BB46-4275-B02D-4C707877AB80}" type="presParOf" srcId="{3AA586E2-1E5D-4C48-A7CE-512A9EBE4011}" destId="{136658F2-5F87-4304-9827-DF9C14A60C32}" srcOrd="1" destOrd="0" presId="urn:microsoft.com/office/officeart/2005/8/layout/pList2"/>
    <dgm:cxn modelId="{5B910CED-6196-4486-A354-1F6A50DAFEA4}" type="presParOf" srcId="{3AA586E2-1E5D-4C48-A7CE-512A9EBE4011}" destId="{76A8DC0F-63BC-4321-8DBD-07B1DE24B4DA}" srcOrd="2" destOrd="0" presId="urn:microsoft.com/office/officeart/2005/8/layout/pList2"/>
    <dgm:cxn modelId="{472E926B-375E-4D51-AF72-1E4DFFF30B78}" type="presParOf" srcId="{D615D38B-4C6A-4BB5-A24C-1A4E21A0D01D}" destId="{8207FB54-CA39-4810-BA20-140849C18869}" srcOrd="5" destOrd="0" presId="urn:microsoft.com/office/officeart/2005/8/layout/pList2"/>
    <dgm:cxn modelId="{2A49F541-155C-48A2-B892-D5A5FF4C39C1}" type="presParOf" srcId="{D615D38B-4C6A-4BB5-A24C-1A4E21A0D01D}" destId="{E2E82D6A-7A60-4500-B610-0E9107D68D0F}" srcOrd="6" destOrd="0" presId="urn:microsoft.com/office/officeart/2005/8/layout/pList2"/>
    <dgm:cxn modelId="{34F2818F-E7B5-4B52-8993-64D5F079E53E}" type="presParOf" srcId="{E2E82D6A-7A60-4500-B610-0E9107D68D0F}" destId="{FB2193D1-F2FC-43FF-9A17-2B5EB9FEB269}" srcOrd="0" destOrd="0" presId="urn:microsoft.com/office/officeart/2005/8/layout/pList2"/>
    <dgm:cxn modelId="{C73E9A39-6CCA-4F2C-9049-C45C5A2B7655}" type="presParOf" srcId="{E2E82D6A-7A60-4500-B610-0E9107D68D0F}" destId="{72124675-25EE-47E0-806B-29A651648A2D}" srcOrd="1" destOrd="0" presId="urn:microsoft.com/office/officeart/2005/8/layout/pList2"/>
    <dgm:cxn modelId="{68EC98D8-F48E-4F5A-BE4B-3294925A6002}" type="presParOf" srcId="{E2E82D6A-7A60-4500-B610-0E9107D68D0F}" destId="{57E5EEE4-3687-4AAA-86C0-096811825A11}" srcOrd="2" destOrd="0" presId="urn:microsoft.com/office/officeart/2005/8/layout/pList2"/>
    <dgm:cxn modelId="{AC500098-E456-4D0F-9034-AD0FAC149465}" type="presParOf" srcId="{D615D38B-4C6A-4BB5-A24C-1A4E21A0D01D}" destId="{DDC7F3AC-990C-4095-A064-BD96200FD146}" srcOrd="7" destOrd="0" presId="urn:microsoft.com/office/officeart/2005/8/layout/pList2"/>
    <dgm:cxn modelId="{60638D9B-9206-4779-A74A-E196DAACEB2F}" type="presParOf" srcId="{D615D38B-4C6A-4BB5-A24C-1A4E21A0D01D}" destId="{D74E3CE7-7D23-4507-8701-1DBAF2C6D25E}" srcOrd="8" destOrd="0" presId="urn:microsoft.com/office/officeart/2005/8/layout/pList2"/>
    <dgm:cxn modelId="{3DC69FB8-56DF-4DBC-9207-0F843B3F78E9}" type="presParOf" srcId="{D74E3CE7-7D23-4507-8701-1DBAF2C6D25E}" destId="{E1403F54-7408-4B54-B78E-A070EACA2777}" srcOrd="0" destOrd="0" presId="urn:microsoft.com/office/officeart/2005/8/layout/pList2"/>
    <dgm:cxn modelId="{88AB01CC-84FD-4156-8CC5-0A1B964A941A}" type="presParOf" srcId="{D74E3CE7-7D23-4507-8701-1DBAF2C6D25E}" destId="{FD6B68F7-028C-418F-BCDF-0E4761EE2C4C}" srcOrd="1" destOrd="0" presId="urn:microsoft.com/office/officeart/2005/8/layout/pList2"/>
    <dgm:cxn modelId="{E3D0F20F-F5EF-4A88-83AA-C590A1129E58}" type="presParOf" srcId="{D74E3CE7-7D23-4507-8701-1DBAF2C6D25E}" destId="{1BDBCF0E-3C40-444B-8290-091F5481C9D4}" srcOrd="2" destOrd="0" presId="urn:microsoft.com/office/officeart/2005/8/layout/pList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9194983-E61E-45C0-9645-CC418943B4FB}">
      <dsp:nvSpPr>
        <dsp:cNvPr id="0" name=""/>
        <dsp:cNvSpPr/>
      </dsp:nvSpPr>
      <dsp:spPr>
        <a:xfrm>
          <a:off x="0" y="0"/>
          <a:ext cx="6005014" cy="1440180"/>
        </a:xfrm>
        <a:prstGeom prst="roundRect">
          <a:avLst>
            <a:gd name="adj" fmla="val 10000"/>
          </a:avLst>
        </a:prstGeom>
        <a:solidFill>
          <a:schemeClr val="accent5">
            <a:tint val="40000"/>
            <a:alpha val="90000"/>
            <a:hueOff val="0"/>
            <a:satOff val="0"/>
            <a:lumOff val="0"/>
            <a:alphaOff val="0"/>
          </a:schemeClr>
        </a:solidFill>
        <a:ln w="1397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0731A35-62A0-4926-A102-419C99F936B1}">
      <dsp:nvSpPr>
        <dsp:cNvPr id="0" name=""/>
        <dsp:cNvSpPr/>
      </dsp:nvSpPr>
      <dsp:spPr>
        <a:xfrm>
          <a:off x="278843" y="192024"/>
          <a:ext cx="906792" cy="1056132"/>
        </a:xfrm>
        <a:prstGeom prst="roundRect">
          <a:avLst>
            <a:gd name="adj" fmla="val 1000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37000" r="-37000"/>
          </a:stretch>
        </a:blipFill>
        <a:ln w="1397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1F855E6-1157-4AB2-9B54-735BA0263460}">
      <dsp:nvSpPr>
        <dsp:cNvPr id="0" name=""/>
        <dsp:cNvSpPr/>
      </dsp:nvSpPr>
      <dsp:spPr>
        <a:xfrm rot="10800000">
          <a:off x="181512" y="1440179"/>
          <a:ext cx="1101453" cy="1760220"/>
        </a:xfrm>
        <a:prstGeom prst="round2SameRect">
          <a:avLst>
            <a:gd name="adj1" fmla="val 10500"/>
            <a:gd name="adj2" fmla="val 0"/>
          </a:avLst>
        </a:prstGeom>
        <a:solidFill>
          <a:schemeClr val="accent5">
            <a:hueOff val="0"/>
            <a:satOff val="0"/>
            <a:lumOff val="0"/>
            <a:alphaOff val="0"/>
          </a:schemeClr>
        </a:solidFill>
        <a:ln w="1397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9352" tIns="149352" rIns="149352" bIns="149352" numCol="1" spcCol="1270" anchor="t" anchorCtr="0">
          <a:noAutofit/>
        </a:bodyPr>
        <a:lstStyle/>
        <a:p>
          <a:pPr marL="0" lvl="0" indent="0" algn="ctr" defTabSz="933450">
            <a:lnSpc>
              <a:spcPct val="90000"/>
            </a:lnSpc>
            <a:spcBef>
              <a:spcPct val="0"/>
            </a:spcBef>
            <a:spcAft>
              <a:spcPct val="35000"/>
            </a:spcAft>
            <a:buNone/>
          </a:pPr>
          <a:r>
            <a:rPr lang="en-CA" sz="2100" kern="1200"/>
            <a:t>2014</a:t>
          </a:r>
          <a:br>
            <a:rPr lang="en-CA" sz="2100" kern="1200"/>
          </a:br>
          <a:br>
            <a:rPr lang="en-CA" sz="2100" kern="1200"/>
          </a:br>
          <a:r>
            <a:rPr lang="en-CA" sz="1050" kern="1200"/>
            <a:t>Started at Centennial College</a:t>
          </a:r>
          <a:endParaRPr lang="en-CA" sz="2100" kern="1200"/>
        </a:p>
      </dsp:txBody>
      <dsp:txXfrm rot="10800000">
        <a:off x="215385" y="1440179"/>
        <a:ext cx="1033707" cy="1726347"/>
      </dsp:txXfrm>
    </dsp:sp>
    <dsp:sp modelId="{B83ABFD3-2417-4195-AFA3-B55F96B45796}">
      <dsp:nvSpPr>
        <dsp:cNvPr id="0" name=""/>
        <dsp:cNvSpPr/>
      </dsp:nvSpPr>
      <dsp:spPr>
        <a:xfrm>
          <a:off x="1460656" y="192024"/>
          <a:ext cx="906792" cy="1056132"/>
        </a:xfrm>
        <a:prstGeom prst="roundRect">
          <a:avLst>
            <a:gd name="adj" fmla="val 10000"/>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l="-8000" r="-8000"/>
          </a:stretch>
        </a:blipFill>
        <a:ln w="1397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226347D-79A6-4C57-B233-5CD71A84403A}">
      <dsp:nvSpPr>
        <dsp:cNvPr id="0" name=""/>
        <dsp:cNvSpPr/>
      </dsp:nvSpPr>
      <dsp:spPr>
        <a:xfrm rot="10800000">
          <a:off x="1373645" y="1440179"/>
          <a:ext cx="1080814" cy="1760220"/>
        </a:xfrm>
        <a:prstGeom prst="round2SameRect">
          <a:avLst>
            <a:gd name="adj1" fmla="val 10500"/>
            <a:gd name="adj2" fmla="val 0"/>
          </a:avLst>
        </a:prstGeom>
        <a:solidFill>
          <a:schemeClr val="accent5">
            <a:hueOff val="196862"/>
            <a:satOff val="10572"/>
            <a:lumOff val="-3823"/>
            <a:alphaOff val="0"/>
          </a:schemeClr>
        </a:solidFill>
        <a:ln w="1397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t" anchorCtr="0">
          <a:noAutofit/>
        </a:bodyPr>
        <a:lstStyle/>
        <a:p>
          <a:pPr marL="0" lvl="0" indent="0" algn="ctr" defTabSz="889000">
            <a:lnSpc>
              <a:spcPct val="90000"/>
            </a:lnSpc>
            <a:spcBef>
              <a:spcPct val="0"/>
            </a:spcBef>
            <a:spcAft>
              <a:spcPct val="35000"/>
            </a:spcAft>
            <a:buNone/>
          </a:pPr>
          <a:r>
            <a:rPr lang="en-CA" sz="2000" kern="1200"/>
            <a:t>2015</a:t>
          </a:r>
        </a:p>
        <a:p>
          <a:pPr marL="0" lvl="0" indent="0" algn="ctr" defTabSz="889000">
            <a:lnSpc>
              <a:spcPct val="90000"/>
            </a:lnSpc>
            <a:spcBef>
              <a:spcPct val="0"/>
            </a:spcBef>
            <a:spcAft>
              <a:spcPct val="35000"/>
            </a:spcAft>
            <a:buNone/>
          </a:pPr>
          <a:r>
            <a:rPr lang="en-CA" sz="1000" kern="1200"/>
            <a:t>Nominated for the Teaching Excellence award</a:t>
          </a:r>
          <a:endParaRPr lang="en-CA" sz="600" kern="1200"/>
        </a:p>
      </dsp:txBody>
      <dsp:txXfrm rot="10800000">
        <a:off x="1406884" y="1440179"/>
        <a:ext cx="1014336" cy="1726981"/>
      </dsp:txXfrm>
    </dsp:sp>
    <dsp:sp modelId="{76A8DC0F-63BC-4321-8DBD-07B1DE24B4DA}">
      <dsp:nvSpPr>
        <dsp:cNvPr id="0" name=""/>
        <dsp:cNvSpPr/>
      </dsp:nvSpPr>
      <dsp:spPr>
        <a:xfrm>
          <a:off x="2610029" y="192024"/>
          <a:ext cx="906792" cy="1056132"/>
        </a:xfrm>
        <a:prstGeom prst="roundRect">
          <a:avLst>
            <a:gd name="adj" fmla="val 1000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t="-3000" b="-3000"/>
          </a:stretch>
        </a:blipFill>
        <a:ln w="1397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D3DE50D-BFA4-437C-80AD-51A8240D6A2C}">
      <dsp:nvSpPr>
        <dsp:cNvPr id="0" name=""/>
        <dsp:cNvSpPr/>
      </dsp:nvSpPr>
      <dsp:spPr>
        <a:xfrm rot="10800000">
          <a:off x="2545139" y="1440179"/>
          <a:ext cx="1036572" cy="1760220"/>
        </a:xfrm>
        <a:prstGeom prst="round2SameRect">
          <a:avLst>
            <a:gd name="adj1" fmla="val 10500"/>
            <a:gd name="adj2" fmla="val 0"/>
          </a:avLst>
        </a:prstGeom>
        <a:solidFill>
          <a:schemeClr val="accent5">
            <a:hueOff val="393725"/>
            <a:satOff val="21144"/>
            <a:lumOff val="-7647"/>
            <a:alphaOff val="0"/>
          </a:schemeClr>
        </a:solidFill>
        <a:ln w="1397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t" anchorCtr="0">
          <a:noAutofit/>
        </a:bodyPr>
        <a:lstStyle/>
        <a:p>
          <a:pPr marL="0" lvl="0" indent="0" algn="ctr" defTabSz="889000">
            <a:lnSpc>
              <a:spcPct val="90000"/>
            </a:lnSpc>
            <a:spcBef>
              <a:spcPct val="0"/>
            </a:spcBef>
            <a:spcAft>
              <a:spcPct val="35000"/>
            </a:spcAft>
            <a:buNone/>
          </a:pPr>
          <a:r>
            <a:rPr lang="en-CA" sz="2000" kern="1200"/>
            <a:t>2016</a:t>
          </a:r>
          <a:br>
            <a:rPr lang="en-CA" sz="2000" kern="1200"/>
          </a:br>
          <a:br>
            <a:rPr lang="en-CA" sz="2000" kern="1200"/>
          </a:br>
          <a:r>
            <a:rPr lang="en-CA" sz="1100" kern="1200"/>
            <a:t>Won the Teaching Excellence award! </a:t>
          </a:r>
          <a:endParaRPr lang="en-CA" sz="2000" kern="1200"/>
        </a:p>
      </dsp:txBody>
      <dsp:txXfrm rot="10800000">
        <a:off x="2577017" y="1440179"/>
        <a:ext cx="972816" cy="1728342"/>
      </dsp:txXfrm>
    </dsp:sp>
    <dsp:sp modelId="{57E5EEE4-3687-4AAA-86C0-096811825A11}">
      <dsp:nvSpPr>
        <dsp:cNvPr id="0" name=""/>
        <dsp:cNvSpPr/>
      </dsp:nvSpPr>
      <dsp:spPr>
        <a:xfrm>
          <a:off x="3708522" y="192024"/>
          <a:ext cx="906792" cy="1056132"/>
        </a:xfrm>
        <a:prstGeom prst="roundRect">
          <a:avLst>
            <a:gd name="adj" fmla="val 10000"/>
          </a:avLst>
        </a:prstGeom>
        <a:blipFill>
          <a:blip xmlns:r="http://schemas.openxmlformats.org/officeDocument/2006/relationships" r:embed="rId4">
            <a:extLst>
              <a:ext uri="{28A0092B-C50C-407E-A947-70E740481C1C}">
                <a14:useLocalDpi xmlns:a14="http://schemas.microsoft.com/office/drawing/2010/main" val="0"/>
              </a:ext>
            </a:extLst>
          </a:blip>
          <a:srcRect/>
          <a:stretch>
            <a:fillRect l="-14000" r="-14000"/>
          </a:stretch>
        </a:blipFill>
        <a:ln w="1397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B2193D1-F2FC-43FF-9A17-2B5EB9FEB269}">
      <dsp:nvSpPr>
        <dsp:cNvPr id="0" name=""/>
        <dsp:cNvSpPr/>
      </dsp:nvSpPr>
      <dsp:spPr>
        <a:xfrm rot="10800000">
          <a:off x="3672391" y="1440179"/>
          <a:ext cx="979054" cy="1760220"/>
        </a:xfrm>
        <a:prstGeom prst="round2SameRect">
          <a:avLst>
            <a:gd name="adj1" fmla="val 10500"/>
            <a:gd name="adj2" fmla="val 0"/>
          </a:avLst>
        </a:prstGeom>
        <a:solidFill>
          <a:schemeClr val="accent5">
            <a:hueOff val="590587"/>
            <a:satOff val="31716"/>
            <a:lumOff val="-11470"/>
            <a:alphaOff val="0"/>
          </a:schemeClr>
        </a:solidFill>
        <a:ln w="1397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t" anchorCtr="0">
          <a:noAutofit/>
        </a:bodyPr>
        <a:lstStyle/>
        <a:p>
          <a:pPr marL="0" lvl="0" indent="0" algn="ctr" defTabSz="889000">
            <a:lnSpc>
              <a:spcPct val="90000"/>
            </a:lnSpc>
            <a:spcBef>
              <a:spcPct val="0"/>
            </a:spcBef>
            <a:spcAft>
              <a:spcPct val="35000"/>
            </a:spcAft>
            <a:buNone/>
          </a:pPr>
          <a:r>
            <a:rPr lang="en-CA" sz="2000" kern="1200"/>
            <a:t>2017</a:t>
          </a:r>
          <a:br>
            <a:rPr lang="en-CA" sz="1200" kern="1200"/>
          </a:br>
          <a:br>
            <a:rPr lang="en-CA" sz="1200" kern="1200"/>
          </a:br>
          <a:r>
            <a:rPr lang="en-CA" sz="1100" kern="1200"/>
            <a:t>Ran a workshop on inclusive education</a:t>
          </a:r>
          <a:endParaRPr lang="en-CA" sz="1200" kern="1200"/>
        </a:p>
      </dsp:txBody>
      <dsp:txXfrm rot="10800000">
        <a:off x="3702500" y="1440179"/>
        <a:ext cx="918836" cy="1730111"/>
      </dsp:txXfrm>
    </dsp:sp>
    <dsp:sp modelId="{1BDBCF0E-3C40-444B-8290-091F5481C9D4}">
      <dsp:nvSpPr>
        <dsp:cNvPr id="0" name=""/>
        <dsp:cNvSpPr/>
      </dsp:nvSpPr>
      <dsp:spPr>
        <a:xfrm>
          <a:off x="4829417" y="192024"/>
          <a:ext cx="906792" cy="1056132"/>
        </a:xfrm>
        <a:prstGeom prst="roundRect">
          <a:avLst>
            <a:gd name="adj" fmla="val 10000"/>
          </a:avLst>
        </a:prstGeom>
        <a:blipFill>
          <a:blip xmlns:r="http://schemas.openxmlformats.org/officeDocument/2006/relationships" r:embed="rId5" cstate="print">
            <a:extLst>
              <a:ext uri="{28A0092B-C50C-407E-A947-70E740481C1C}">
                <a14:useLocalDpi xmlns:a14="http://schemas.microsoft.com/office/drawing/2010/main" val="0"/>
              </a:ext>
            </a:extLst>
          </a:blip>
          <a:srcRect/>
          <a:stretch>
            <a:fillRect l="-10000" r="-10000"/>
          </a:stretch>
        </a:blipFill>
        <a:ln w="1397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1403F54-7408-4B54-B78E-A070EACA2777}">
      <dsp:nvSpPr>
        <dsp:cNvPr id="0" name=""/>
        <dsp:cNvSpPr/>
      </dsp:nvSpPr>
      <dsp:spPr>
        <a:xfrm rot="10800000">
          <a:off x="4742125" y="1440179"/>
          <a:ext cx="1081377" cy="1760220"/>
        </a:xfrm>
        <a:prstGeom prst="round2SameRect">
          <a:avLst>
            <a:gd name="adj1" fmla="val 10500"/>
            <a:gd name="adj2" fmla="val 0"/>
          </a:avLst>
        </a:prstGeom>
        <a:solidFill>
          <a:schemeClr val="accent5">
            <a:hueOff val="787450"/>
            <a:satOff val="42288"/>
            <a:lumOff val="-15294"/>
            <a:alphaOff val="0"/>
          </a:schemeClr>
        </a:solidFill>
        <a:ln w="1397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t" anchorCtr="0">
          <a:noAutofit/>
        </a:bodyPr>
        <a:lstStyle/>
        <a:p>
          <a:pPr marL="0" lvl="0" indent="0" algn="ctr" defTabSz="889000">
            <a:lnSpc>
              <a:spcPct val="90000"/>
            </a:lnSpc>
            <a:spcBef>
              <a:spcPct val="0"/>
            </a:spcBef>
            <a:spcAft>
              <a:spcPct val="35000"/>
            </a:spcAft>
            <a:buNone/>
          </a:pPr>
          <a:r>
            <a:rPr lang="en-CA" sz="2000" kern="1200"/>
            <a:t>2020</a:t>
          </a:r>
          <a:br>
            <a:rPr lang="en-CA" sz="1500" kern="1200"/>
          </a:br>
          <a:br>
            <a:rPr lang="en-CA" sz="1500" kern="1200"/>
          </a:br>
          <a:r>
            <a:rPr lang="en-CA" sz="1100" kern="1200"/>
            <a:t>Learned to teach from home</a:t>
          </a:r>
          <a:endParaRPr lang="en-CA" sz="1500" kern="1200"/>
        </a:p>
      </dsp:txBody>
      <dsp:txXfrm rot="10800000">
        <a:off x="4775381" y="1440179"/>
        <a:ext cx="1014865" cy="1726964"/>
      </dsp:txXfrm>
    </dsp:sp>
  </dsp:spTree>
</dsp:drawing>
</file>

<file path=word/diagrams/layout1.xml><?xml version="1.0" encoding="utf-8"?>
<dgm:layoutDef xmlns:dgm="http://schemas.openxmlformats.org/drawingml/2006/diagram" xmlns:a="http://schemas.openxmlformats.org/drawingml/2006/main" uniqueId="urn:microsoft.com/office/officeart/2005/8/layout/pList2">
  <dgm:title val=""/>
  <dgm:desc val=""/>
  <dgm:catLst>
    <dgm:cat type="list" pri="11000"/>
    <dgm:cat type="picture" pri="24000"/>
    <dgm:cat type="pictureconvert" pri="2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bkgdShp" refType="w"/>
      <dgm:constr type="h" for="ch" forName="bkgdShp" refType="h" fact="0.45"/>
      <dgm:constr type="t" for="ch" forName="bkgdShp"/>
      <dgm:constr type="w" for="ch" forName="linComp" refType="w" fact="0.94"/>
      <dgm:constr type="h" for="ch" forName="linComp" refType="h"/>
      <dgm:constr type="ctrX" for="ch" forName="linComp" refType="w" fact="0.5"/>
    </dgm:constrLst>
    <dgm:ruleLst/>
    <dgm:choose name="Name1">
      <dgm:if name="Name2" axis="ch" ptType="node" func="cnt" op="gte" val="1">
        <dgm:layoutNode name="bkgdShp" styleLbl="alignAccFollowNode1">
          <dgm:alg type="sp"/>
          <dgm:shape xmlns:r="http://schemas.openxmlformats.org/officeDocument/2006/relationships" type="roundRect" r:blip="">
            <dgm:adjLst>
              <dgm:adj idx="1" val="0.1"/>
            </dgm:adjLst>
          </dgm:shape>
          <dgm:presOf/>
          <dgm:constrLst/>
          <dgm:ruleLst/>
        </dgm:layoutNode>
        <dgm:layoutNode name="linComp">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1"/>
            <dgm:constr type="h" for="ch" ptType="sibTrans" op="equ"/>
            <dgm:constr type="h" for="ch" forName="compNode" op="equ"/>
            <dgm:constr type="primFontSz" for="des" forName="node" op="equ"/>
          </dgm:constrLst>
          <dgm:ruleLst/>
          <dgm:forEach name="nodesForEach" axis="ch" ptType="node">
            <dgm:layoutNode name="compNode">
              <dgm:alg type="composite"/>
              <dgm:shape xmlns:r="http://schemas.openxmlformats.org/officeDocument/2006/relationships" r:blip="">
                <dgm:adjLst/>
              </dgm:shape>
              <dgm:presOf/>
              <dgm:constrLst>
                <dgm:constr type="w" for="ch" forName="node" refType="w"/>
                <dgm:constr type="h" for="ch" forName="node" refType="h" fact="0.55"/>
                <dgm:constr type="b" for="ch" forName="node" refType="h"/>
                <dgm:constr type="w" for="ch" forName="invisiNode" refType="w" fact="0.75"/>
                <dgm:constr type="h" for="ch" forName="invisiNode" refType="h" fact="0.06"/>
                <dgm:constr type="t" for="ch" forName="invisiNode"/>
                <dgm:constr type="w" for="ch" forName="imagNode" refType="w"/>
                <dgm:constr type="h" for="ch" forName="imagNode" refType="h" fact="0.33"/>
                <dgm:constr type="ctrX" for="ch" forName="imagNode" refType="w" fact="0.5"/>
                <dgm:constr type="t" for="ch" forName="imagNode" refType="h" fact="0.06"/>
              </dgm:constrLst>
              <dgm:ruleLst/>
              <dgm:layoutNode name="node" styleLbl="node1">
                <dgm:varLst>
                  <dgm:bulletEnabled val="1"/>
                </dgm:varLst>
                <dgm:alg type="tx">
                  <dgm:param type="txAnchorVert" val="t"/>
                </dgm:alg>
                <dgm:shape xmlns:r="http://schemas.openxmlformats.org/officeDocument/2006/relationships" rot="180" type="round2SameRect" r:blip="">
                  <dgm:adjLst>
                    <dgm:adj idx="1" val="0.105"/>
                  </dgm:adjLst>
                </dgm:shape>
                <dgm:presOf axis="desOrSelf" ptType="node"/>
                <dgm:constrLst>
                  <dgm:constr type="primFontSz" val="65"/>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roundRect" r:blip="" zOrderOff="-2" blipPhldr="1">
                  <dgm:adjLst>
                    <dgm:adj idx="1" val="0.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if>
      <dgm:else name="Name6"/>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View">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View">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2020-06-28T00:00:00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Pat06</b:Tag>
    <b:SourceType>Book</b:SourceType>
    <b:Guid>{C43E008A-DBF3-402D-85A5-B977B4292D29}</b:Guid>
    <b:Title>Primal Branding</b:Title>
    <b:Year>2006</b:Year>
    <b:Author>
      <b:Author>
        <b:NameList>
          <b:Person>
            <b:Last>Hanlon</b:Last>
            <b:First>Patrick</b:First>
          </b:Person>
        </b:NameList>
      </b:Author>
    </b:Author>
    <b:City>New York</b:City>
    <b:Publisher>Free Press</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4DB7180-8196-48CD-8BBF-FDDB3157A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794</Words>
  <Characters>4530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My Life as History Text</vt:lpstr>
    </vt:vector>
  </TitlesOfParts>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Life as History Text</dc:title>
  <dc:subject/>
  <dc:creator>Michael Carter</dc:creator>
  <cp:keywords/>
  <dc:description/>
  <cp:lastModifiedBy>Michael Carter</cp:lastModifiedBy>
  <cp:revision>2</cp:revision>
  <dcterms:created xsi:type="dcterms:W3CDTF">2021-02-01T20:57:00Z</dcterms:created>
  <dcterms:modified xsi:type="dcterms:W3CDTF">2021-02-01T20:57:00Z</dcterms:modified>
</cp:coreProperties>
</file>