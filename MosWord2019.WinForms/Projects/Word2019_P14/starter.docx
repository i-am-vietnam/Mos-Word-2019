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03194" w14:textId="77777777" w:rsidR="00BF5C3D" w:rsidRDefault="00BF5C3D">
      <w:pPr>
        <w:pStyle w:val="BodyText"/>
        <w:rPr>
          <w:rFonts w:ascii="Times New Roman"/>
          <w:sz w:val="20"/>
        </w:rPr>
      </w:pPr>
    </w:p>
    <w:p w14:paraId="28AAEB03" w14:textId="6B45A1F5" w:rsidR="00BF5C3D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0227B5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1" type="#_x0000_t75" style="position:absolute;margin-left:397.65pt;margin-top:6.4pt;width:229.5pt;height:139.45pt;z-index:487486976">
            <v:imagedata r:id="rId8" o:title=""/>
            <w10:wrap anchorx="page"/>
          </v:shape>
        </w:pict>
      </w:r>
    </w:p>
    <w:p w14:paraId="40068950" w14:textId="1294A333" w:rsidR="00BF5C3D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 w14:anchorId="60D24CB2">
          <v:rect id="_x0000_s1070" style="position:absolute;margin-left:578.2pt;margin-top:74.8pt;width:.6pt;height:11.7pt;z-index:487488000" fillcolor="black" stroked="f">
            <w10:wrap anchorx="page"/>
          </v:rect>
        </w:pict>
      </w:r>
    </w:p>
    <w:p w14:paraId="55CE96E1" w14:textId="77777777" w:rsidR="00BF5C3D" w:rsidRDefault="00BF5C3D">
      <w:pPr>
        <w:rPr>
          <w:rFonts w:ascii="Times New Roman"/>
          <w:sz w:val="20"/>
        </w:rPr>
        <w:sectPr w:rsidR="00BF5C3D">
          <w:type w:val="continuous"/>
          <w:pgSz w:w="15840" w:h="12240" w:orient="landscape"/>
          <w:pgMar w:top="1140" w:right="2260" w:bottom="280" w:left="160" w:header="720" w:footer="720" w:gutter="0"/>
          <w:cols w:space="720"/>
        </w:sectPr>
      </w:pPr>
    </w:p>
    <w:p w14:paraId="717F2740" w14:textId="5F7311A0" w:rsidR="00BF5C3D" w:rsidRDefault="00BF5C3D">
      <w:pPr>
        <w:pStyle w:val="BodyText"/>
        <w:spacing w:before="4"/>
        <w:rPr>
          <w:rFonts w:ascii="Times New Roman"/>
          <w:sz w:val="46"/>
        </w:rPr>
      </w:pPr>
    </w:p>
    <w:p w14:paraId="4A84BEAA" w14:textId="77777777" w:rsidR="00FD5B2D" w:rsidRDefault="00FD5B2D">
      <w:pPr>
        <w:pStyle w:val="Heading1"/>
        <w:spacing w:line="242" w:lineRule="auto"/>
        <w:ind w:right="33"/>
        <w:rPr>
          <w:color w:val="0E6EC5"/>
        </w:rPr>
        <w:sectPr w:rsidR="00FD5B2D">
          <w:type w:val="continuous"/>
          <w:pgSz w:w="15840" w:h="12240" w:orient="landscape"/>
          <w:pgMar w:top="1140" w:right="2260" w:bottom="280" w:left="160" w:header="720" w:footer="720" w:gutter="0"/>
          <w:cols w:num="2" w:space="720" w:equalWidth="0">
            <w:col w:w="3286" w:space="813"/>
            <w:col w:w="9321"/>
          </w:cols>
        </w:sectPr>
      </w:pPr>
    </w:p>
    <w:p w14:paraId="596F67A3" w14:textId="77777777" w:rsidR="00DE0D24" w:rsidRDefault="00DE0D24" w:rsidP="00DE0D24">
      <w:pPr>
        <w:sectPr w:rsidR="00DE0D24">
          <w:type w:val="continuous"/>
          <w:pgSz w:w="15840" w:h="12240" w:orient="landscape"/>
          <w:pgMar w:top="1140" w:right="2260" w:bottom="280" w:left="160" w:header="720" w:footer="720" w:gutter="0"/>
          <w:cols w:num="2" w:space="720" w:equalWidth="0">
            <w:col w:w="3286" w:space="813"/>
            <w:col w:w="9321"/>
          </w:cols>
        </w:sectPr>
      </w:pPr>
    </w:p>
    <w:p w14:paraId="3611C992" w14:textId="653FBE2B" w:rsidR="00BF5C3D" w:rsidRDefault="0039073F">
      <w:pPr>
        <w:pStyle w:val="Heading1"/>
        <w:spacing w:line="242" w:lineRule="auto"/>
        <w:ind w:right="33"/>
      </w:pPr>
      <w:r>
        <w:rPr>
          <w:color w:val="0E6EC5"/>
        </w:rPr>
        <w:t>last</w:t>
      </w:r>
      <w:r>
        <w:rPr>
          <w:color w:val="0E6EC5"/>
          <w:spacing w:val="-87"/>
        </w:rPr>
        <w:t xml:space="preserve"> </w:t>
      </w:r>
      <w:r>
        <w:rPr>
          <w:color w:val="0E6EC5"/>
        </w:rPr>
        <w:t>forever!</w:t>
      </w:r>
    </w:p>
    <w:p w14:paraId="370DCE2E" w14:textId="1C34A269" w:rsidR="00FD5B2D" w:rsidRDefault="0039073F" w:rsidP="00FD5B2D">
      <w:pPr>
        <w:pStyle w:val="BodyText"/>
        <w:spacing w:before="29" w:line="283" w:lineRule="auto"/>
        <w:ind w:left="112" w:right="33"/>
      </w:pPr>
      <w:r>
        <w:t>Southridge Video provides professional</w:t>
      </w:r>
      <w:r>
        <w:rPr>
          <w:spacing w:val="1"/>
        </w:rPr>
        <w:t xml:space="preserve"> </w:t>
      </w:r>
      <w:r>
        <w:rPr>
          <w:spacing w:val="-1"/>
        </w:rPr>
        <w:t>videography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t>photography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for</w:t>
      </w:r>
      <w:r>
        <w:rPr>
          <w:spacing w:val="-49"/>
        </w:rPr>
        <w:t xml:space="preserve"> </w:t>
      </w:r>
      <w:r>
        <w:t>occasions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as:</w:t>
      </w:r>
    </w:p>
    <w:p w14:paraId="2E560CFE" w14:textId="0149DF95" w:rsidR="00FD5B2D" w:rsidRPr="00DE0D24" w:rsidRDefault="00FD5B2D" w:rsidP="007E5973">
      <w:pPr>
        <w:pStyle w:val="BodyText"/>
        <w:jc w:val="center"/>
      </w:pPr>
      <w:bookmarkStart w:id="0" w:name="_Hlk89734284"/>
      <w:r w:rsidRPr="00DE0D24">
        <w:t>Kadry</w:t>
      </w:r>
    </w:p>
    <w:bookmarkEnd w:id="0"/>
    <w:p w14:paraId="2A475769" w14:textId="5F96916E" w:rsidR="00FD5B2D" w:rsidRDefault="00FD5B2D" w:rsidP="007E5973">
      <w:pPr>
        <w:pStyle w:val="BodyText"/>
        <w:spacing w:before="29" w:line="283" w:lineRule="auto"/>
        <w:ind w:left="112" w:right="33"/>
        <w:jc w:val="center"/>
      </w:pPr>
      <w:r>
        <w:t>Elmenshawy</w:t>
      </w:r>
    </w:p>
    <w:p w14:paraId="364B9845" w14:textId="77777777" w:rsidR="00DE0D24" w:rsidRDefault="0039073F" w:rsidP="007E5973">
      <w:pPr>
        <w:pStyle w:val="BodyText"/>
        <w:spacing w:before="29" w:line="283" w:lineRule="auto"/>
        <w:ind w:left="112" w:right="33"/>
        <w:jc w:val="center"/>
        <w:rPr>
          <w:spacing w:val="-10"/>
        </w:rPr>
      </w:pPr>
      <w:r>
        <w:rPr>
          <w:spacing w:val="-1"/>
        </w:rPr>
        <w:t>Corporate</w:t>
      </w:r>
    </w:p>
    <w:p w14:paraId="2B08E94F" w14:textId="40A44192" w:rsidR="00BF5C3D" w:rsidRDefault="0039073F" w:rsidP="007E5973">
      <w:pPr>
        <w:pStyle w:val="BodyText"/>
        <w:spacing w:before="29" w:line="283" w:lineRule="auto"/>
        <w:ind w:left="112" w:right="33"/>
        <w:jc w:val="center"/>
      </w:pPr>
      <w:r>
        <w:t>events</w:t>
      </w:r>
    </w:p>
    <w:p w14:paraId="64C959F6" w14:textId="2A30D521" w:rsidR="00FD5B2D" w:rsidRDefault="00FD5B2D" w:rsidP="007E5973">
      <w:pPr>
        <w:pStyle w:val="BodyText"/>
        <w:spacing w:before="29" w:line="283" w:lineRule="auto"/>
        <w:ind w:left="112" w:right="33"/>
        <w:jc w:val="center"/>
      </w:pPr>
      <w:r>
        <w:t>El3ameed</w:t>
      </w:r>
    </w:p>
    <w:p w14:paraId="2E6D24BD" w14:textId="77777777" w:rsidR="00FD5B2D" w:rsidRDefault="00FD5B2D" w:rsidP="00FD5B2D">
      <w:pPr>
        <w:pStyle w:val="BodyText"/>
        <w:spacing w:before="29" w:line="283" w:lineRule="auto"/>
        <w:ind w:left="112" w:right="33"/>
      </w:pPr>
    </w:p>
    <w:p w14:paraId="1A063B1A" w14:textId="77777777" w:rsidR="00FD5B2D" w:rsidRDefault="0039073F">
      <w:pPr>
        <w:pStyle w:val="Heading1"/>
        <w:spacing w:before="259"/>
        <w:rPr>
          <w:color w:val="0E6EC5"/>
        </w:rPr>
        <w:sectPr w:rsidR="00FD5B2D">
          <w:type w:val="continuous"/>
          <w:pgSz w:w="15840" w:h="12240" w:orient="landscape"/>
          <w:pgMar w:top="1140" w:right="2260" w:bottom="280" w:left="160" w:header="720" w:footer="720" w:gutter="0"/>
          <w:cols w:num="2" w:space="720" w:equalWidth="0">
            <w:col w:w="3286" w:space="813"/>
            <w:col w:w="9321"/>
          </w:cols>
        </w:sectPr>
      </w:pPr>
      <w:r w:rsidRPr="005A0D25">
        <w:rPr>
          <w:bdr w:val="single" w:sz="4" w:space="0" w:color="auto"/>
        </w:rPr>
        <w:br w:type="column"/>
      </w:r>
      <w:bookmarkStart w:id="1" w:name="_Hlk89733854"/>
    </w:p>
    <w:tbl>
      <w:tblPr>
        <w:tblpPr w:leftFromText="180" w:rightFromText="180" w:vertAnchor="text" w:horzAnchor="page" w:tblpX="1351" w:tblpY="1125"/>
        <w:tblW w:w="5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3330"/>
      </w:tblGrid>
      <w:tr w:rsidR="00B07A86" w14:paraId="1C6A3EAB" w14:textId="77777777" w:rsidTr="00B07A86">
        <w:trPr>
          <w:cantSplit/>
          <w:trHeight w:val="1134"/>
        </w:trPr>
        <w:tc>
          <w:tcPr>
            <w:tcW w:w="2255" w:type="dxa"/>
            <w:vAlign w:val="center"/>
          </w:tcPr>
          <w:p w14:paraId="5EE5761C" w14:textId="77777777" w:rsidR="00B07A86" w:rsidRDefault="00B07A86" w:rsidP="00B07A86">
            <w:pPr>
              <w:pStyle w:val="TableParagraph"/>
              <w:spacing w:before="0" w:line="240" w:lineRule="atLeast"/>
              <w:ind w:left="-180" w:right="90"/>
              <w:jc w:val="center"/>
              <w:rPr>
                <w:sz w:val="21"/>
              </w:rPr>
            </w:pPr>
            <w:r>
              <w:rPr>
                <w:color w:val="08674D"/>
                <w:sz w:val="21"/>
              </w:rPr>
              <w:t>Southridge</w:t>
            </w:r>
            <w:r>
              <w:rPr>
                <w:color w:val="08674D"/>
                <w:spacing w:val="-61"/>
                <w:sz w:val="21"/>
              </w:rPr>
              <w:t xml:space="preserve"> </w:t>
            </w:r>
            <w:r>
              <w:rPr>
                <w:color w:val="08674D"/>
                <w:sz w:val="21"/>
              </w:rPr>
              <w:t>Video</w:t>
            </w:r>
          </w:p>
        </w:tc>
        <w:tc>
          <w:tcPr>
            <w:tcW w:w="3330" w:type="dxa"/>
          </w:tcPr>
          <w:p w14:paraId="0C75C098" w14:textId="4EE26910" w:rsidR="00B07A86" w:rsidRDefault="00B07A86" w:rsidP="00FD5B2D">
            <w:pPr>
              <w:pStyle w:val="TableParagraph"/>
              <w:spacing w:before="0" w:line="240" w:lineRule="atLeast"/>
              <w:ind w:right="2413"/>
              <w:rPr>
                <w:sz w:val="21"/>
              </w:rPr>
            </w:pPr>
          </w:p>
        </w:tc>
      </w:tr>
      <w:tr w:rsidR="00FD5B2D" w14:paraId="4F386E93" w14:textId="77777777" w:rsidTr="00B07A86">
        <w:trPr>
          <w:trHeight w:val="523"/>
        </w:trPr>
        <w:tc>
          <w:tcPr>
            <w:tcW w:w="2255" w:type="dxa"/>
          </w:tcPr>
          <w:p w14:paraId="32F2E97C" w14:textId="77777777" w:rsidR="00FD5B2D" w:rsidRDefault="00FD5B2D" w:rsidP="00FD5B2D">
            <w:pPr>
              <w:pStyle w:val="TableParagraph"/>
              <w:spacing w:before="0" w:line="196" w:lineRule="exact"/>
              <w:rPr>
                <w:sz w:val="17"/>
              </w:rPr>
            </w:pPr>
            <w:r>
              <w:rPr>
                <w:sz w:val="17"/>
              </w:rPr>
              <w:t>Address</w:t>
            </w:r>
          </w:p>
        </w:tc>
        <w:tc>
          <w:tcPr>
            <w:tcW w:w="3330" w:type="dxa"/>
          </w:tcPr>
          <w:p w14:paraId="2BF3F8D7" w14:textId="77777777" w:rsidR="00FD5B2D" w:rsidRDefault="00FD5B2D" w:rsidP="00FD5B2D">
            <w:pPr>
              <w:pStyle w:val="TableParagraph"/>
              <w:spacing w:before="1"/>
              <w:ind w:left="315"/>
              <w:rPr>
                <w:sz w:val="17"/>
              </w:rPr>
            </w:pPr>
            <w:r>
              <w:rPr>
                <w:sz w:val="17"/>
              </w:rPr>
              <w:t>123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Main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Street</w:t>
            </w:r>
          </w:p>
          <w:p w14:paraId="499E0BD3" w14:textId="77777777" w:rsidR="00FD5B2D" w:rsidRDefault="00FD5B2D" w:rsidP="00FD5B2D">
            <w:pPr>
              <w:pStyle w:val="TableParagraph"/>
              <w:spacing w:before="33"/>
              <w:ind w:left="315"/>
              <w:rPr>
                <w:sz w:val="17"/>
              </w:rPr>
            </w:pPr>
            <w:r>
              <w:rPr>
                <w:sz w:val="17"/>
              </w:rPr>
              <w:t>Seattle,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98101</w:t>
            </w:r>
          </w:p>
        </w:tc>
      </w:tr>
      <w:tr w:rsidR="00FD5B2D" w14:paraId="5C02B8EE" w14:textId="77777777" w:rsidTr="00B07A86">
        <w:trPr>
          <w:trHeight w:val="386"/>
        </w:trPr>
        <w:tc>
          <w:tcPr>
            <w:tcW w:w="2255" w:type="dxa"/>
          </w:tcPr>
          <w:p w14:paraId="42F6DDD6" w14:textId="77777777" w:rsidR="00FD5B2D" w:rsidRDefault="00FD5B2D" w:rsidP="00FD5B2D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Phone</w:t>
            </w:r>
          </w:p>
        </w:tc>
        <w:tc>
          <w:tcPr>
            <w:tcW w:w="3330" w:type="dxa"/>
          </w:tcPr>
          <w:p w14:paraId="13A92BD1" w14:textId="77777777" w:rsidR="00FD5B2D" w:rsidRDefault="00FD5B2D" w:rsidP="00FD5B2D">
            <w:pPr>
              <w:pStyle w:val="TableParagraph"/>
              <w:ind w:left="315"/>
              <w:rPr>
                <w:sz w:val="17"/>
              </w:rPr>
            </w:pPr>
            <w:r>
              <w:rPr>
                <w:sz w:val="17"/>
              </w:rPr>
              <w:t>206-555‐0100</w:t>
            </w:r>
          </w:p>
        </w:tc>
      </w:tr>
      <w:tr w:rsidR="00FD5B2D" w14:paraId="0F3DC140" w14:textId="77777777" w:rsidTr="00B07A86">
        <w:trPr>
          <w:trHeight w:val="386"/>
        </w:trPr>
        <w:tc>
          <w:tcPr>
            <w:tcW w:w="2255" w:type="dxa"/>
          </w:tcPr>
          <w:p w14:paraId="6F7D71A7" w14:textId="77777777" w:rsidR="00FD5B2D" w:rsidRDefault="00FD5B2D" w:rsidP="00FD5B2D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3330" w:type="dxa"/>
          </w:tcPr>
          <w:p w14:paraId="3A7E02CA" w14:textId="77777777" w:rsidR="00FD5B2D" w:rsidRDefault="00000000" w:rsidP="00FD5B2D">
            <w:pPr>
              <w:pStyle w:val="TableParagraph"/>
              <w:spacing w:before="94"/>
              <w:ind w:left="315"/>
              <w:rPr>
                <w:sz w:val="17"/>
              </w:rPr>
            </w:pPr>
            <w:hyperlink r:id="rId9">
              <w:r w:rsidR="00FD5B2D">
                <w:rPr>
                  <w:color w:val="08674D"/>
                  <w:sz w:val="17"/>
                  <w:u w:val="single" w:color="08674D"/>
                </w:rPr>
                <w:t>info@southridgevideo.com</w:t>
              </w:r>
            </w:hyperlink>
          </w:p>
        </w:tc>
      </w:tr>
      <w:tr w:rsidR="00FD5B2D" w14:paraId="0AADC0D5" w14:textId="77777777" w:rsidTr="00B07A86">
        <w:trPr>
          <w:trHeight w:val="385"/>
        </w:trPr>
        <w:tc>
          <w:tcPr>
            <w:tcW w:w="2255" w:type="dxa"/>
          </w:tcPr>
          <w:p w14:paraId="4F2B5AC3" w14:textId="77777777" w:rsidR="00FD5B2D" w:rsidRDefault="00FD5B2D" w:rsidP="00FD5B2D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Website</w:t>
            </w:r>
          </w:p>
        </w:tc>
        <w:tc>
          <w:tcPr>
            <w:tcW w:w="3330" w:type="dxa"/>
          </w:tcPr>
          <w:p w14:paraId="4D45D29D" w14:textId="77777777" w:rsidR="00FD5B2D" w:rsidRDefault="00000000" w:rsidP="00FD5B2D">
            <w:pPr>
              <w:pStyle w:val="TableParagraph"/>
              <w:ind w:left="315"/>
              <w:rPr>
                <w:sz w:val="17"/>
              </w:rPr>
            </w:pPr>
            <w:hyperlink r:id="rId10">
              <w:r w:rsidR="00FD5B2D">
                <w:rPr>
                  <w:color w:val="08674D"/>
                  <w:sz w:val="17"/>
                  <w:u w:val="single" w:color="08674D"/>
                </w:rPr>
                <w:t>www.southridgevideo.com</w:t>
              </w:r>
            </w:hyperlink>
          </w:p>
        </w:tc>
      </w:tr>
      <w:tr w:rsidR="00FD5B2D" w14:paraId="56085D62" w14:textId="77777777" w:rsidTr="00B07A86">
        <w:trPr>
          <w:trHeight w:val="522"/>
        </w:trPr>
        <w:tc>
          <w:tcPr>
            <w:tcW w:w="2255" w:type="dxa"/>
          </w:tcPr>
          <w:p w14:paraId="46CB5F27" w14:textId="77777777" w:rsidR="00FD5B2D" w:rsidRDefault="00FD5B2D" w:rsidP="00FD5B2D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Hours</w:t>
            </w:r>
          </w:p>
        </w:tc>
        <w:tc>
          <w:tcPr>
            <w:tcW w:w="3330" w:type="dxa"/>
          </w:tcPr>
          <w:p w14:paraId="030E48B8" w14:textId="77777777" w:rsidR="00FD5B2D" w:rsidRDefault="00FD5B2D" w:rsidP="00FD5B2D">
            <w:pPr>
              <w:pStyle w:val="TableParagraph"/>
              <w:spacing w:before="42" w:line="230" w:lineRule="atLeast"/>
              <w:ind w:left="315" w:right="915"/>
              <w:rPr>
                <w:sz w:val="17"/>
              </w:rPr>
            </w:pPr>
            <w:r>
              <w:rPr>
                <w:sz w:val="17"/>
              </w:rPr>
              <w:t>9:00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am–5:00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pm</w:t>
            </w:r>
            <w:r>
              <w:rPr>
                <w:spacing w:val="-48"/>
                <w:sz w:val="17"/>
              </w:rPr>
              <w:t xml:space="preserve"> </w:t>
            </w:r>
            <w:r>
              <w:rPr>
                <w:sz w:val="17"/>
              </w:rPr>
              <w:t>Monday–Friday</w:t>
            </w:r>
          </w:p>
        </w:tc>
      </w:tr>
    </w:tbl>
    <w:p w14:paraId="0FEB3EEA" w14:textId="19F36EB2" w:rsidR="00BF5C3D" w:rsidRDefault="00FD5B2D">
      <w:pPr>
        <w:pStyle w:val="Heading1"/>
        <w:spacing w:before="259"/>
      </w:pPr>
      <w:r>
        <w:rPr>
          <w:color w:val="0E6EC5"/>
        </w:rPr>
        <w:t xml:space="preserve"> </w:t>
      </w:r>
      <w:r w:rsidR="005A0D25">
        <w:rPr>
          <w:color w:val="0E6EC5"/>
        </w:rPr>
        <w:t>El3ameed</w:t>
      </w:r>
      <w:bookmarkEnd w:id="1"/>
    </w:p>
    <w:p w14:paraId="4ED947DC" w14:textId="77777777" w:rsidR="00BF5C3D" w:rsidRDefault="00BF5C3D">
      <w:pPr>
        <w:sectPr w:rsidR="00BF5C3D">
          <w:type w:val="continuous"/>
          <w:pgSz w:w="15840" w:h="12240" w:orient="landscape"/>
          <w:pgMar w:top="1140" w:right="2260" w:bottom="280" w:left="160" w:header="720" w:footer="720" w:gutter="0"/>
          <w:cols w:num="2" w:space="720" w:equalWidth="0">
            <w:col w:w="3286" w:space="813"/>
            <w:col w:w="9321"/>
          </w:cols>
        </w:sectPr>
      </w:pPr>
    </w:p>
    <w:p w14:paraId="00A6AD40" w14:textId="77777777" w:rsidR="00BF5C3D" w:rsidRDefault="00BF5C3D">
      <w:pPr>
        <w:pStyle w:val="BodyText"/>
        <w:rPr>
          <w:sz w:val="20"/>
        </w:rPr>
      </w:pPr>
    </w:p>
    <w:p w14:paraId="15511A10" w14:textId="77777777" w:rsidR="00BF5C3D" w:rsidRDefault="00BF5C3D">
      <w:pPr>
        <w:pStyle w:val="BodyText"/>
        <w:rPr>
          <w:sz w:val="20"/>
        </w:rPr>
      </w:pPr>
    </w:p>
    <w:p w14:paraId="636198ED" w14:textId="77777777" w:rsidR="00BF5C3D" w:rsidRDefault="00BF5C3D">
      <w:pPr>
        <w:pStyle w:val="BodyText"/>
        <w:rPr>
          <w:sz w:val="20"/>
        </w:rPr>
      </w:pPr>
    </w:p>
    <w:p w14:paraId="32349B85" w14:textId="77777777" w:rsidR="00BF5C3D" w:rsidRDefault="00BF5C3D">
      <w:pPr>
        <w:rPr>
          <w:sz w:val="20"/>
        </w:rPr>
        <w:sectPr w:rsidR="00BF5C3D">
          <w:pgSz w:w="15840" w:h="12240" w:orient="landscape"/>
          <w:pgMar w:top="1140" w:right="2260" w:bottom="280" w:left="160" w:header="720" w:footer="720" w:gutter="0"/>
          <w:cols w:space="720"/>
        </w:sectPr>
      </w:pPr>
    </w:p>
    <w:p w14:paraId="2FA8EA46" w14:textId="77777777" w:rsidR="007E5973" w:rsidRDefault="007E5973">
      <w:pPr>
        <w:spacing w:before="252"/>
        <w:ind w:left="112"/>
        <w:rPr>
          <w:color w:val="0E6EC5"/>
          <w:sz w:val="30"/>
        </w:rPr>
        <w:sectPr w:rsidR="007E5973">
          <w:type w:val="continuous"/>
          <w:pgSz w:w="15840" w:h="12240" w:orient="landscape"/>
          <w:pgMar w:top="1140" w:right="2260" w:bottom="280" w:left="160" w:header="720" w:footer="720" w:gutter="0"/>
          <w:cols w:num="3" w:space="720" w:equalWidth="0">
            <w:col w:w="3318" w:space="781"/>
            <w:col w:w="3162" w:space="939"/>
            <w:col w:w="5220"/>
          </w:cols>
        </w:sectPr>
      </w:pPr>
    </w:p>
    <w:p w14:paraId="273F1030" w14:textId="6B502BE4" w:rsidR="00BF5C3D" w:rsidRPr="007E5973" w:rsidRDefault="00000000">
      <w:pPr>
        <w:spacing w:before="252"/>
        <w:ind w:left="112"/>
        <w:rPr>
          <w:b/>
          <w:bCs/>
          <w:color w:val="548DD4" w:themeColor="text2" w:themeTint="99"/>
          <w:sz w:val="32"/>
          <w:szCs w:val="24"/>
        </w:rPr>
      </w:pPr>
      <w:bookmarkStart w:id="2" w:name="_Hlk89734811"/>
      <w:r>
        <w:rPr>
          <w:b/>
          <w:bCs/>
          <w:color w:val="548DD4" w:themeColor="text2" w:themeTint="99"/>
          <w:sz w:val="24"/>
          <w:szCs w:val="24"/>
        </w:rPr>
        <w:pict w14:anchorId="3A150F8B">
          <v:rect id="_x0000_s1053" style="position:absolute;left:0;text-align:left;margin-left:595.1pt;margin-top:73.1pt;width:196.9pt;height:466.2pt;z-index:-15837184;mso-position-horizontal-relative:page;mso-position-vertical-relative:page" fillcolor="#f1f1f1" stroked="f">
            <w10:wrap anchorx="page" anchory="page"/>
          </v:rect>
        </w:pict>
      </w:r>
      <w:r w:rsidR="007E5973" w:rsidRPr="007E5973">
        <w:rPr>
          <w:b/>
          <w:bCs/>
          <w:color w:val="548DD4" w:themeColor="text2" w:themeTint="99"/>
          <w:sz w:val="24"/>
          <w:szCs w:val="24"/>
        </w:rPr>
        <w:t>Kadry Elmenshawy</w:t>
      </w:r>
    </w:p>
    <w:bookmarkEnd w:id="2"/>
    <w:p w14:paraId="395CD73B" w14:textId="77777777" w:rsidR="00BF5C3D" w:rsidRDefault="0039073F">
      <w:pPr>
        <w:pStyle w:val="Heading2"/>
        <w:spacing w:before="63"/>
      </w:pPr>
      <w:r>
        <w:rPr>
          <w:color w:val="08674D"/>
        </w:rPr>
        <w:t>Just</w:t>
      </w:r>
      <w:r>
        <w:rPr>
          <w:color w:val="08674D"/>
          <w:spacing w:val="4"/>
        </w:rPr>
        <w:t xml:space="preserve"> </w:t>
      </w:r>
      <w:r>
        <w:rPr>
          <w:color w:val="08674D"/>
        </w:rPr>
        <w:t>the</w:t>
      </w:r>
      <w:r>
        <w:rPr>
          <w:color w:val="08674D"/>
          <w:spacing w:val="6"/>
        </w:rPr>
        <w:t xml:space="preserve"> </w:t>
      </w:r>
      <w:r>
        <w:rPr>
          <w:color w:val="08674D"/>
        </w:rPr>
        <w:t>Highlights</w:t>
      </w:r>
    </w:p>
    <w:p w14:paraId="39B9CB73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1"/>
        </w:tabs>
        <w:spacing w:before="1"/>
        <w:rPr>
          <w:b/>
          <w:sz w:val="17"/>
        </w:rPr>
      </w:pPr>
      <w:r>
        <w:rPr>
          <w:sz w:val="17"/>
        </w:rPr>
        <w:t>1–2</w:t>
      </w:r>
      <w:r>
        <w:rPr>
          <w:spacing w:val="-12"/>
          <w:sz w:val="17"/>
        </w:rPr>
        <w:t xml:space="preserve"> </w:t>
      </w:r>
      <w:r>
        <w:rPr>
          <w:b/>
          <w:sz w:val="17"/>
        </w:rPr>
        <w:t>videographers</w:t>
      </w:r>
    </w:p>
    <w:p w14:paraId="27BECC87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1"/>
        </w:tabs>
        <w:rPr>
          <w:sz w:val="17"/>
        </w:rPr>
      </w:pPr>
      <w:r>
        <w:rPr>
          <w:sz w:val="17"/>
        </w:rPr>
        <w:t>3</w:t>
      </w:r>
      <w:r>
        <w:rPr>
          <w:spacing w:val="-5"/>
          <w:sz w:val="17"/>
        </w:rPr>
        <w:t xml:space="preserve"> </w:t>
      </w:r>
      <w:r>
        <w:rPr>
          <w:sz w:val="17"/>
        </w:rPr>
        <w:t>Ultra</w:t>
      </w:r>
      <w:r>
        <w:rPr>
          <w:spacing w:val="-4"/>
          <w:sz w:val="17"/>
        </w:rPr>
        <w:t xml:space="preserve"> </w:t>
      </w:r>
      <w:r>
        <w:rPr>
          <w:sz w:val="17"/>
        </w:rPr>
        <w:t>HD</w:t>
      </w:r>
      <w:r>
        <w:rPr>
          <w:spacing w:val="-8"/>
          <w:sz w:val="17"/>
        </w:rPr>
        <w:t xml:space="preserve"> </w:t>
      </w:r>
      <w:r>
        <w:rPr>
          <w:sz w:val="17"/>
        </w:rPr>
        <w:t>4K</w:t>
      </w:r>
      <w:r>
        <w:rPr>
          <w:spacing w:val="-7"/>
          <w:sz w:val="17"/>
        </w:rPr>
        <w:t xml:space="preserve"> </w:t>
      </w:r>
      <w:r>
        <w:rPr>
          <w:sz w:val="17"/>
        </w:rPr>
        <w:t>cameras</w:t>
      </w:r>
    </w:p>
    <w:p w14:paraId="5DB91109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1"/>
        </w:tabs>
        <w:spacing w:line="295" w:lineRule="auto"/>
        <w:ind w:right="38"/>
        <w:rPr>
          <w:sz w:val="17"/>
        </w:rPr>
      </w:pPr>
      <w:r>
        <w:rPr>
          <w:sz w:val="17"/>
        </w:rPr>
        <w:t>5–10</w:t>
      </w:r>
      <w:r>
        <w:rPr>
          <w:spacing w:val="-9"/>
          <w:sz w:val="17"/>
        </w:rPr>
        <w:t xml:space="preserve"> </w:t>
      </w:r>
      <w:r>
        <w:rPr>
          <w:sz w:val="17"/>
        </w:rPr>
        <w:t>minutes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best</w:t>
      </w:r>
      <w:r>
        <w:rPr>
          <w:spacing w:val="-10"/>
          <w:sz w:val="17"/>
        </w:rPr>
        <w:t xml:space="preserve"> </w:t>
      </w:r>
      <w:r>
        <w:rPr>
          <w:sz w:val="17"/>
        </w:rPr>
        <w:t>highlights</w:t>
      </w:r>
      <w:r>
        <w:rPr>
          <w:spacing w:val="-48"/>
          <w:sz w:val="17"/>
        </w:rPr>
        <w:t xml:space="preserve"> </w:t>
      </w:r>
      <w:r>
        <w:rPr>
          <w:sz w:val="17"/>
        </w:rPr>
        <w:t>from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event</w:t>
      </w:r>
    </w:p>
    <w:p w14:paraId="1FCF76BD" w14:textId="77777777" w:rsidR="00BF5C3D" w:rsidRDefault="0039073F">
      <w:pPr>
        <w:spacing w:before="123" w:line="283" w:lineRule="auto"/>
        <w:ind w:left="457" w:right="258" w:hanging="2"/>
        <w:jc w:val="center"/>
        <w:rPr>
          <w:i/>
          <w:sz w:val="17"/>
        </w:rPr>
      </w:pPr>
      <w:r>
        <w:rPr>
          <w:i/>
          <w:color w:val="252525"/>
          <w:sz w:val="17"/>
        </w:rPr>
        <w:t>Alison B. says, “We shall cherish</w:t>
      </w:r>
      <w:r>
        <w:rPr>
          <w:i/>
          <w:color w:val="252525"/>
          <w:spacing w:val="1"/>
          <w:sz w:val="17"/>
        </w:rPr>
        <w:t xml:space="preserve"> </w:t>
      </w:r>
      <w:r>
        <w:rPr>
          <w:i/>
          <w:color w:val="252525"/>
          <w:sz w:val="17"/>
        </w:rPr>
        <w:t>the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video</w:t>
      </w:r>
      <w:r>
        <w:rPr>
          <w:i/>
          <w:color w:val="252525"/>
          <w:spacing w:val="-9"/>
          <w:sz w:val="17"/>
        </w:rPr>
        <w:t xml:space="preserve"> </w:t>
      </w:r>
      <w:r>
        <w:rPr>
          <w:i/>
          <w:color w:val="252525"/>
          <w:sz w:val="17"/>
        </w:rPr>
        <w:t>of</w:t>
      </w:r>
      <w:r>
        <w:rPr>
          <w:i/>
          <w:color w:val="252525"/>
          <w:spacing w:val="-11"/>
          <w:sz w:val="17"/>
        </w:rPr>
        <w:t xml:space="preserve"> </w:t>
      </w:r>
      <w:r>
        <w:rPr>
          <w:i/>
          <w:color w:val="252525"/>
          <w:sz w:val="17"/>
        </w:rPr>
        <w:t>our</w:t>
      </w:r>
      <w:r>
        <w:rPr>
          <w:i/>
          <w:color w:val="252525"/>
          <w:spacing w:val="-9"/>
          <w:sz w:val="17"/>
        </w:rPr>
        <w:t xml:space="preserve"> </w:t>
      </w:r>
      <w:r>
        <w:rPr>
          <w:i/>
          <w:color w:val="252525"/>
          <w:sz w:val="17"/>
        </w:rPr>
        <w:t>daughter’s</w:t>
      </w:r>
      <w:r>
        <w:rPr>
          <w:i/>
          <w:color w:val="252525"/>
          <w:spacing w:val="-9"/>
          <w:sz w:val="17"/>
        </w:rPr>
        <w:t xml:space="preserve"> </w:t>
      </w:r>
      <w:r>
        <w:rPr>
          <w:i/>
          <w:color w:val="252525"/>
          <w:sz w:val="17"/>
        </w:rPr>
        <w:t>award</w:t>
      </w:r>
      <w:r>
        <w:rPr>
          <w:i/>
          <w:color w:val="252525"/>
          <w:spacing w:val="-49"/>
          <w:sz w:val="17"/>
        </w:rPr>
        <w:t xml:space="preserve"> </w:t>
      </w:r>
      <w:r>
        <w:rPr>
          <w:i/>
          <w:color w:val="252525"/>
          <w:sz w:val="17"/>
        </w:rPr>
        <w:t>ceremony forever! Thank you for</w:t>
      </w:r>
      <w:r>
        <w:rPr>
          <w:i/>
          <w:color w:val="252525"/>
          <w:spacing w:val="1"/>
          <w:sz w:val="17"/>
        </w:rPr>
        <w:t xml:space="preserve"> </w:t>
      </w:r>
      <w:r>
        <w:rPr>
          <w:i/>
          <w:color w:val="252525"/>
          <w:sz w:val="17"/>
        </w:rPr>
        <w:t>such</w:t>
      </w:r>
      <w:r>
        <w:rPr>
          <w:i/>
          <w:color w:val="252525"/>
          <w:spacing w:val="-5"/>
          <w:sz w:val="17"/>
        </w:rPr>
        <w:t xml:space="preserve"> </w:t>
      </w:r>
      <w:r>
        <w:rPr>
          <w:i/>
          <w:color w:val="252525"/>
          <w:sz w:val="17"/>
        </w:rPr>
        <w:t>an</w:t>
      </w:r>
      <w:r>
        <w:rPr>
          <w:i/>
          <w:color w:val="252525"/>
          <w:spacing w:val="-7"/>
          <w:sz w:val="17"/>
        </w:rPr>
        <w:t xml:space="preserve"> </w:t>
      </w:r>
      <w:r>
        <w:rPr>
          <w:i/>
          <w:color w:val="252525"/>
          <w:sz w:val="17"/>
        </w:rPr>
        <w:t>amazing</w:t>
      </w:r>
      <w:r>
        <w:rPr>
          <w:i/>
          <w:color w:val="252525"/>
          <w:spacing w:val="-4"/>
          <w:sz w:val="17"/>
        </w:rPr>
        <w:t xml:space="preserve"> </w:t>
      </w:r>
      <w:r>
        <w:rPr>
          <w:i/>
          <w:color w:val="252525"/>
          <w:sz w:val="17"/>
        </w:rPr>
        <w:t>production.”</w:t>
      </w:r>
    </w:p>
    <w:p w14:paraId="750AFCC9" w14:textId="44DB6E83" w:rsidR="00BF5C3D" w:rsidRDefault="0039073F">
      <w:pPr>
        <w:pStyle w:val="BodyText"/>
        <w:rPr>
          <w:i/>
          <w:sz w:val="24"/>
        </w:rPr>
      </w:pPr>
      <w:r>
        <w:br w:type="column"/>
      </w:r>
    </w:p>
    <w:p w14:paraId="419099D7" w14:textId="77777777" w:rsidR="00BF5C3D" w:rsidRDefault="00BF5C3D">
      <w:pPr>
        <w:pStyle w:val="BodyText"/>
        <w:spacing w:before="2"/>
        <w:rPr>
          <w:i/>
          <w:sz w:val="33"/>
        </w:rPr>
      </w:pPr>
    </w:p>
    <w:p w14:paraId="636A9975" w14:textId="77777777" w:rsidR="00BF5C3D" w:rsidRDefault="0039073F">
      <w:pPr>
        <w:pStyle w:val="Heading2"/>
      </w:pPr>
      <w:r>
        <w:rPr>
          <w:color w:val="08674D"/>
        </w:rPr>
        <w:t>The</w:t>
      </w:r>
      <w:r>
        <w:rPr>
          <w:color w:val="08674D"/>
          <w:spacing w:val="6"/>
        </w:rPr>
        <w:t xml:space="preserve"> </w:t>
      </w:r>
      <w:r>
        <w:rPr>
          <w:color w:val="08674D"/>
        </w:rPr>
        <w:t>Whole</w:t>
      </w:r>
      <w:r>
        <w:rPr>
          <w:color w:val="08674D"/>
          <w:spacing w:val="6"/>
        </w:rPr>
        <w:t xml:space="preserve"> </w:t>
      </w:r>
      <w:r>
        <w:rPr>
          <w:color w:val="08674D"/>
        </w:rPr>
        <w:t>Story</w:t>
      </w:r>
    </w:p>
    <w:p w14:paraId="0B8DFADE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spacing w:before="0"/>
        <w:ind w:left="661" w:hanging="276"/>
        <w:rPr>
          <w:b/>
          <w:sz w:val="17"/>
        </w:rPr>
      </w:pPr>
      <w:r>
        <w:rPr>
          <w:sz w:val="17"/>
        </w:rPr>
        <w:t>1–2</w:t>
      </w:r>
      <w:r>
        <w:rPr>
          <w:spacing w:val="-12"/>
          <w:sz w:val="17"/>
        </w:rPr>
        <w:t xml:space="preserve"> </w:t>
      </w:r>
      <w:r>
        <w:rPr>
          <w:b/>
          <w:sz w:val="17"/>
        </w:rPr>
        <w:t>videographers</w:t>
      </w:r>
    </w:p>
    <w:p w14:paraId="60DDD690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ind w:left="661" w:hanging="276"/>
        <w:rPr>
          <w:sz w:val="17"/>
        </w:rPr>
      </w:pPr>
      <w:r>
        <w:rPr>
          <w:sz w:val="17"/>
        </w:rPr>
        <w:t>3</w:t>
      </w:r>
      <w:r>
        <w:rPr>
          <w:spacing w:val="-5"/>
          <w:sz w:val="17"/>
        </w:rPr>
        <w:t xml:space="preserve"> </w:t>
      </w:r>
      <w:r>
        <w:rPr>
          <w:sz w:val="17"/>
        </w:rPr>
        <w:t>Ultra</w:t>
      </w:r>
      <w:r>
        <w:rPr>
          <w:spacing w:val="-4"/>
          <w:sz w:val="17"/>
        </w:rPr>
        <w:t xml:space="preserve"> </w:t>
      </w:r>
      <w:r>
        <w:rPr>
          <w:sz w:val="17"/>
        </w:rPr>
        <w:t>HD</w:t>
      </w:r>
      <w:r>
        <w:rPr>
          <w:spacing w:val="-8"/>
          <w:sz w:val="17"/>
        </w:rPr>
        <w:t xml:space="preserve"> </w:t>
      </w:r>
      <w:r>
        <w:rPr>
          <w:sz w:val="17"/>
        </w:rPr>
        <w:t>4K</w:t>
      </w:r>
      <w:r>
        <w:rPr>
          <w:spacing w:val="-7"/>
          <w:sz w:val="17"/>
        </w:rPr>
        <w:t xml:space="preserve"> </w:t>
      </w:r>
      <w:r>
        <w:rPr>
          <w:sz w:val="17"/>
        </w:rPr>
        <w:t>cameras</w:t>
      </w:r>
    </w:p>
    <w:p w14:paraId="397D29D4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spacing w:before="46" w:line="295" w:lineRule="auto"/>
        <w:ind w:left="661" w:right="38"/>
        <w:rPr>
          <w:sz w:val="17"/>
        </w:rPr>
      </w:pPr>
      <w:r>
        <w:rPr>
          <w:sz w:val="17"/>
        </w:rPr>
        <w:t>30-minute</w:t>
      </w:r>
      <w:r>
        <w:rPr>
          <w:color w:val="B5082D"/>
          <w:spacing w:val="-13"/>
          <w:sz w:val="17"/>
        </w:rPr>
        <w:t xml:space="preserve"> </w:t>
      </w:r>
      <w:r>
        <w:rPr>
          <w:color w:val="B5082D"/>
          <w:sz w:val="17"/>
          <w:u w:val="single" w:color="B5082D"/>
        </w:rPr>
        <w:t>feature</w:t>
      </w:r>
      <w:r>
        <w:rPr>
          <w:color w:val="B5082D"/>
          <w:spacing w:val="-10"/>
          <w:sz w:val="17"/>
          <w:u w:val="single" w:color="B5082D"/>
        </w:rPr>
        <w:t xml:space="preserve"> </w:t>
      </w:r>
      <w:r>
        <w:rPr>
          <w:sz w:val="17"/>
        </w:rPr>
        <w:t>film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edited</w:t>
      </w:r>
      <w:r>
        <w:rPr>
          <w:spacing w:val="-48"/>
          <w:sz w:val="17"/>
        </w:rPr>
        <w:t xml:space="preserve"> </w:t>
      </w:r>
      <w:r>
        <w:rPr>
          <w:sz w:val="17"/>
        </w:rPr>
        <w:t>footage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</w:t>
      </w:r>
      <w:r>
        <w:rPr>
          <w:sz w:val="17"/>
        </w:rPr>
        <w:t>event</w:t>
      </w:r>
    </w:p>
    <w:p w14:paraId="11BA89DA" w14:textId="7A5BF853" w:rsidR="00BF5C3D" w:rsidRDefault="0039073F">
      <w:pPr>
        <w:spacing w:before="122" w:line="283" w:lineRule="auto"/>
        <w:ind w:left="456" w:right="103" w:firstLine="5"/>
        <w:jc w:val="center"/>
        <w:rPr>
          <w:i/>
          <w:sz w:val="17"/>
        </w:rPr>
      </w:pPr>
      <w:r>
        <w:rPr>
          <w:i/>
          <w:color w:val="252525"/>
          <w:sz w:val="17"/>
        </w:rPr>
        <w:t>Wey Yuan G. says, “Words can’t</w:t>
      </w:r>
      <w:r>
        <w:rPr>
          <w:i/>
          <w:color w:val="252525"/>
          <w:spacing w:val="1"/>
          <w:sz w:val="17"/>
        </w:rPr>
        <w:t xml:space="preserve"> </w:t>
      </w:r>
      <w:r>
        <w:rPr>
          <w:i/>
          <w:color w:val="252525"/>
          <w:sz w:val="17"/>
        </w:rPr>
        <w:t>express</w:t>
      </w:r>
      <w:r>
        <w:rPr>
          <w:i/>
          <w:color w:val="252525"/>
          <w:spacing w:val="-10"/>
          <w:sz w:val="17"/>
        </w:rPr>
        <w:t xml:space="preserve"> </w:t>
      </w:r>
      <w:r>
        <w:rPr>
          <w:i/>
          <w:color w:val="252525"/>
          <w:sz w:val="17"/>
        </w:rPr>
        <w:t>how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happy</w:t>
      </w:r>
      <w:r>
        <w:rPr>
          <w:i/>
          <w:color w:val="252525"/>
          <w:spacing w:val="-7"/>
          <w:sz w:val="17"/>
        </w:rPr>
        <w:t xml:space="preserve"> </w:t>
      </w:r>
      <w:r>
        <w:rPr>
          <w:i/>
          <w:color w:val="252525"/>
          <w:sz w:val="17"/>
        </w:rPr>
        <w:t>we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are</w:t>
      </w:r>
      <w:r>
        <w:rPr>
          <w:i/>
          <w:color w:val="252525"/>
          <w:spacing w:val="-7"/>
          <w:sz w:val="17"/>
        </w:rPr>
        <w:t xml:space="preserve"> </w:t>
      </w:r>
      <w:r>
        <w:rPr>
          <w:i/>
          <w:color w:val="252525"/>
          <w:sz w:val="17"/>
        </w:rPr>
        <w:t>to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have</w:t>
      </w:r>
      <w:r>
        <w:rPr>
          <w:i/>
          <w:color w:val="252525"/>
          <w:spacing w:val="-48"/>
          <w:sz w:val="17"/>
        </w:rPr>
        <w:t xml:space="preserve"> </w:t>
      </w:r>
      <w:r>
        <w:rPr>
          <w:i/>
          <w:color w:val="252525"/>
          <w:sz w:val="17"/>
        </w:rPr>
        <w:t>chosen</w:t>
      </w:r>
      <w:ins w:id="3" w:author="قدري المنشاوي" w:date="2021-12-07T02:06:00Z">
        <w:r w:rsidR="00BC6EE4">
          <w:rPr>
            <w:i/>
            <w:color w:val="252525"/>
            <w:sz w:val="17"/>
          </w:rPr>
          <w:t xml:space="preserve"> gg</w:t>
        </w:r>
      </w:ins>
      <w:r>
        <w:rPr>
          <w:i/>
          <w:color w:val="252525"/>
          <w:sz w:val="17"/>
        </w:rPr>
        <w:t xml:space="preserve"> Southridge Video for our</w:t>
      </w:r>
      <w:r>
        <w:rPr>
          <w:i/>
          <w:color w:val="252525"/>
          <w:spacing w:val="1"/>
          <w:sz w:val="17"/>
        </w:rPr>
        <w:t xml:space="preserve"> </w:t>
      </w:r>
      <w:r>
        <w:rPr>
          <w:i/>
          <w:color w:val="252525"/>
          <w:sz w:val="17"/>
        </w:rPr>
        <w:t>50th</w:t>
      </w:r>
      <w:r>
        <w:rPr>
          <w:i/>
          <w:color w:val="252525"/>
          <w:spacing w:val="-4"/>
          <w:sz w:val="17"/>
        </w:rPr>
        <w:t xml:space="preserve"> </w:t>
      </w:r>
      <w:r>
        <w:rPr>
          <w:i/>
          <w:color w:val="252525"/>
          <w:sz w:val="17"/>
        </w:rPr>
        <w:t>wedding</w:t>
      </w:r>
      <w:r>
        <w:rPr>
          <w:i/>
          <w:color w:val="252525"/>
          <w:spacing w:val="-5"/>
          <w:sz w:val="17"/>
        </w:rPr>
        <w:t xml:space="preserve"> </w:t>
      </w:r>
      <w:r>
        <w:rPr>
          <w:i/>
          <w:color w:val="252525"/>
          <w:sz w:val="17"/>
        </w:rPr>
        <w:t>anniversary</w:t>
      </w:r>
    </w:p>
    <w:p w14:paraId="3C472FE3" w14:textId="77777777" w:rsidR="00BF5C3D" w:rsidRDefault="0039073F">
      <w:pPr>
        <w:spacing w:before="3" w:line="280" w:lineRule="auto"/>
        <w:ind w:left="419" w:right="66"/>
        <w:jc w:val="center"/>
        <w:rPr>
          <w:i/>
          <w:sz w:val="17"/>
        </w:rPr>
      </w:pPr>
      <w:r>
        <w:rPr>
          <w:i/>
          <w:color w:val="252525"/>
          <w:spacing w:val="-1"/>
          <w:sz w:val="17"/>
        </w:rPr>
        <w:t>celebration…simply</w:t>
      </w:r>
      <w:r>
        <w:rPr>
          <w:i/>
          <w:color w:val="252525"/>
          <w:spacing w:val="-10"/>
          <w:sz w:val="17"/>
        </w:rPr>
        <w:t xml:space="preserve"> </w:t>
      </w:r>
      <w:r>
        <w:rPr>
          <w:i/>
          <w:color w:val="252525"/>
          <w:spacing w:val="-1"/>
          <w:sz w:val="17"/>
        </w:rPr>
        <w:t>wonderful!</w:t>
      </w:r>
      <w:r>
        <w:rPr>
          <w:i/>
          <w:color w:val="252525"/>
          <w:spacing w:val="-12"/>
          <w:sz w:val="17"/>
        </w:rPr>
        <w:t xml:space="preserve"> </w:t>
      </w:r>
      <w:r>
        <w:rPr>
          <w:i/>
          <w:color w:val="252525"/>
          <w:sz w:val="17"/>
        </w:rPr>
        <w:t>See</w:t>
      </w:r>
      <w:r>
        <w:rPr>
          <w:i/>
          <w:color w:val="252525"/>
          <w:spacing w:val="-48"/>
          <w:sz w:val="17"/>
        </w:rPr>
        <w:t xml:space="preserve"> </w:t>
      </w:r>
      <w:r>
        <w:rPr>
          <w:i/>
          <w:color w:val="252525"/>
          <w:sz w:val="17"/>
        </w:rPr>
        <w:t>you</w:t>
      </w:r>
      <w:r>
        <w:rPr>
          <w:i/>
          <w:color w:val="252525"/>
          <w:spacing w:val="-5"/>
          <w:sz w:val="17"/>
        </w:rPr>
        <w:t xml:space="preserve"> </w:t>
      </w:r>
      <w:r>
        <w:rPr>
          <w:i/>
          <w:color w:val="252525"/>
          <w:sz w:val="17"/>
        </w:rPr>
        <w:t>again</w:t>
      </w:r>
      <w:r>
        <w:rPr>
          <w:i/>
          <w:color w:val="252525"/>
          <w:spacing w:val="-4"/>
          <w:sz w:val="17"/>
        </w:rPr>
        <w:t xml:space="preserve"> </w:t>
      </w:r>
      <w:r>
        <w:rPr>
          <w:i/>
          <w:color w:val="252525"/>
          <w:sz w:val="17"/>
        </w:rPr>
        <w:t>at</w:t>
      </w:r>
      <w:r>
        <w:rPr>
          <w:i/>
          <w:color w:val="252525"/>
          <w:spacing w:val="-2"/>
          <w:sz w:val="17"/>
        </w:rPr>
        <w:t xml:space="preserve"> </w:t>
      </w:r>
      <w:r>
        <w:rPr>
          <w:i/>
          <w:color w:val="252525"/>
          <w:sz w:val="17"/>
        </w:rPr>
        <w:t>our</w:t>
      </w:r>
      <w:r>
        <w:rPr>
          <w:i/>
          <w:color w:val="252525"/>
          <w:spacing w:val="-4"/>
          <w:sz w:val="17"/>
        </w:rPr>
        <w:t xml:space="preserve"> </w:t>
      </w:r>
      <w:r>
        <w:rPr>
          <w:i/>
          <w:color w:val="252525"/>
          <w:sz w:val="17"/>
        </w:rPr>
        <w:t>60th!”</w:t>
      </w:r>
    </w:p>
    <w:p w14:paraId="1204DA14" w14:textId="77777777" w:rsidR="00BF5C3D" w:rsidRDefault="0039073F">
      <w:pPr>
        <w:pStyle w:val="Heading2"/>
        <w:spacing w:before="159"/>
      </w:pPr>
      <w:r>
        <w:rPr>
          <w:color w:val="08674D"/>
        </w:rPr>
        <w:t>Leave</w:t>
      </w:r>
      <w:r>
        <w:rPr>
          <w:color w:val="08674D"/>
          <w:spacing w:val="7"/>
        </w:rPr>
        <w:t xml:space="preserve"> </w:t>
      </w:r>
      <w:r>
        <w:rPr>
          <w:color w:val="08674D"/>
        </w:rPr>
        <w:t>Nothing</w:t>
      </w:r>
      <w:r>
        <w:rPr>
          <w:color w:val="08674D"/>
          <w:spacing w:val="8"/>
        </w:rPr>
        <w:t xml:space="preserve"> </w:t>
      </w:r>
      <w:r>
        <w:rPr>
          <w:color w:val="08674D"/>
        </w:rPr>
        <w:t>Out</w:t>
      </w:r>
    </w:p>
    <w:p w14:paraId="5F2EF719" w14:textId="16496BD8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spacing w:before="0"/>
        <w:ind w:left="661" w:hanging="276"/>
        <w:rPr>
          <w:b/>
          <w:sz w:val="17"/>
        </w:rPr>
      </w:pPr>
      <w:r>
        <w:rPr>
          <w:sz w:val="17"/>
        </w:rPr>
        <w:t>2–3</w:t>
      </w:r>
      <w:r>
        <w:rPr>
          <w:spacing w:val="-12"/>
          <w:sz w:val="17"/>
        </w:rPr>
        <w:t xml:space="preserve"> </w:t>
      </w:r>
      <w:r>
        <w:rPr>
          <w:b/>
          <w:sz w:val="17"/>
        </w:rPr>
        <w:t>videographers</w:t>
      </w:r>
    </w:p>
    <w:p w14:paraId="27CA5F03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ind w:left="661" w:hanging="276"/>
        <w:rPr>
          <w:sz w:val="17"/>
        </w:rPr>
      </w:pPr>
      <w:r>
        <w:rPr>
          <w:sz w:val="17"/>
        </w:rPr>
        <w:t>4</w:t>
      </w:r>
      <w:r>
        <w:rPr>
          <w:spacing w:val="-5"/>
          <w:sz w:val="17"/>
        </w:rPr>
        <w:t xml:space="preserve"> </w:t>
      </w:r>
      <w:r>
        <w:rPr>
          <w:sz w:val="17"/>
        </w:rPr>
        <w:t>Ultra</w:t>
      </w:r>
      <w:r>
        <w:rPr>
          <w:spacing w:val="-4"/>
          <w:sz w:val="17"/>
        </w:rPr>
        <w:t xml:space="preserve"> </w:t>
      </w:r>
      <w:r>
        <w:rPr>
          <w:sz w:val="17"/>
        </w:rPr>
        <w:t>HD</w:t>
      </w:r>
      <w:r>
        <w:rPr>
          <w:spacing w:val="-8"/>
          <w:sz w:val="17"/>
        </w:rPr>
        <w:t xml:space="preserve"> </w:t>
      </w:r>
      <w:r>
        <w:rPr>
          <w:sz w:val="17"/>
        </w:rPr>
        <w:t>4K</w:t>
      </w:r>
      <w:r>
        <w:rPr>
          <w:spacing w:val="-7"/>
          <w:sz w:val="17"/>
        </w:rPr>
        <w:t xml:space="preserve"> </w:t>
      </w:r>
      <w:r>
        <w:rPr>
          <w:sz w:val="17"/>
        </w:rPr>
        <w:t>cameras</w:t>
      </w:r>
    </w:p>
    <w:p w14:paraId="19ABC345" w14:textId="77777777" w:rsidR="00BF5C3D" w:rsidRDefault="0039073F">
      <w:pPr>
        <w:pStyle w:val="ListParagraph"/>
        <w:numPr>
          <w:ilvl w:val="0"/>
          <w:numId w:val="1"/>
        </w:numPr>
        <w:tabs>
          <w:tab w:val="left" w:pos="662"/>
        </w:tabs>
        <w:spacing w:before="46" w:line="292" w:lineRule="auto"/>
        <w:ind w:left="661" w:right="38"/>
        <w:rPr>
          <w:sz w:val="17"/>
        </w:rPr>
      </w:pPr>
      <w:r>
        <w:rPr>
          <w:sz w:val="17"/>
        </w:rPr>
        <w:t>60-minute</w:t>
      </w:r>
      <w:r>
        <w:rPr>
          <w:spacing w:val="-12"/>
          <w:sz w:val="17"/>
        </w:rPr>
        <w:t xml:space="preserve"> </w:t>
      </w:r>
      <w:r>
        <w:rPr>
          <w:sz w:val="17"/>
        </w:rPr>
        <w:t>feature</w:t>
      </w:r>
      <w:r>
        <w:rPr>
          <w:spacing w:val="-11"/>
          <w:sz w:val="17"/>
        </w:rPr>
        <w:t xml:space="preserve"> </w:t>
      </w:r>
      <w:r>
        <w:rPr>
          <w:sz w:val="17"/>
        </w:rPr>
        <w:t>film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edited</w:t>
      </w:r>
      <w:r>
        <w:rPr>
          <w:spacing w:val="-48"/>
          <w:sz w:val="17"/>
        </w:rPr>
        <w:t xml:space="preserve"> </w:t>
      </w:r>
      <w:r>
        <w:rPr>
          <w:sz w:val="17"/>
        </w:rPr>
        <w:t>footage</w:t>
      </w:r>
      <w:r>
        <w:rPr>
          <w:spacing w:val="-5"/>
          <w:sz w:val="17"/>
        </w:rPr>
        <w:t xml:space="preserve"> </w:t>
      </w:r>
      <w:r>
        <w:rPr>
          <w:sz w:val="17"/>
        </w:rPr>
        <w:t>from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</w:t>
      </w:r>
      <w:r>
        <w:rPr>
          <w:sz w:val="17"/>
        </w:rPr>
        <w:t>event</w:t>
      </w:r>
    </w:p>
    <w:p w14:paraId="6D6EE4FD" w14:textId="77777777" w:rsidR="00BF5C3D" w:rsidRDefault="0039073F">
      <w:pPr>
        <w:pStyle w:val="BodyText"/>
        <w:spacing w:before="2" w:line="297" w:lineRule="auto"/>
        <w:ind w:left="112" w:right="380"/>
      </w:pPr>
      <w:r>
        <w:rPr>
          <w:strike/>
          <w:color w:val="B5082D"/>
        </w:rPr>
        <w:t>All</w:t>
      </w:r>
      <w:r>
        <w:rPr>
          <w:strike/>
          <w:color w:val="B5082D"/>
          <w:spacing w:val="-10"/>
        </w:rPr>
        <w:t xml:space="preserve"> </w:t>
      </w:r>
      <w:r>
        <w:rPr>
          <w:strike/>
          <w:color w:val="B5082D"/>
        </w:rPr>
        <w:t>Event</w:t>
      </w:r>
      <w:r>
        <w:rPr>
          <w:strike/>
          <w:color w:val="B5082D"/>
          <w:spacing w:val="-10"/>
        </w:rPr>
        <w:t xml:space="preserve"> </w:t>
      </w:r>
      <w:r>
        <w:rPr>
          <w:strike/>
          <w:color w:val="B5082D"/>
        </w:rPr>
        <w:t>Packages</w:t>
      </w:r>
      <w:r>
        <w:rPr>
          <w:strike/>
          <w:color w:val="B5082D"/>
          <w:spacing w:val="-11"/>
        </w:rPr>
        <w:t xml:space="preserve"> </w:t>
      </w:r>
      <w:r>
        <w:rPr>
          <w:strike/>
          <w:color w:val="B5082D"/>
        </w:rPr>
        <w:t>include</w:t>
      </w:r>
      <w:r>
        <w:rPr>
          <w:strike/>
          <w:color w:val="B5082D"/>
          <w:spacing w:val="-12"/>
        </w:rPr>
        <w:t xml:space="preserve"> </w:t>
      </w:r>
      <w:r>
        <w:rPr>
          <w:strike/>
          <w:color w:val="B5082D"/>
        </w:rPr>
        <w:t>a</w:t>
      </w:r>
      <w:r>
        <w:rPr>
          <w:strike/>
          <w:color w:val="B5082D"/>
          <w:spacing w:val="-11"/>
        </w:rPr>
        <w:t xml:space="preserve"> </w:t>
      </w:r>
      <w:r>
        <w:rPr>
          <w:strike/>
          <w:color w:val="B5082D"/>
        </w:rPr>
        <w:t>digital</w:t>
      </w:r>
      <w:r>
        <w:rPr>
          <w:color w:val="B5082D"/>
          <w:spacing w:val="-48"/>
        </w:rPr>
        <w:t xml:space="preserve"> </w:t>
      </w:r>
      <w:r>
        <w:rPr>
          <w:strike/>
          <w:color w:val="B5082D"/>
        </w:rPr>
        <w:t>file</w:t>
      </w:r>
    </w:p>
    <w:p w14:paraId="52539D38" w14:textId="42096F50" w:rsidR="00BF5C3D" w:rsidRDefault="0039073F">
      <w:pPr>
        <w:pStyle w:val="BodyText"/>
        <w:rPr>
          <w:sz w:val="34"/>
        </w:rPr>
      </w:pPr>
      <w:r>
        <w:br w:type="column"/>
      </w:r>
    </w:p>
    <w:p w14:paraId="6CC348FB" w14:textId="77777777" w:rsidR="00BF5C3D" w:rsidRDefault="00BF5C3D">
      <w:pPr>
        <w:pStyle w:val="BodyText"/>
        <w:rPr>
          <w:sz w:val="34"/>
        </w:rPr>
      </w:pPr>
    </w:p>
    <w:p w14:paraId="1AD3A4A5" w14:textId="77777777" w:rsidR="00BF5C3D" w:rsidRDefault="00BF5C3D">
      <w:pPr>
        <w:pStyle w:val="BodyText"/>
        <w:rPr>
          <w:sz w:val="34"/>
        </w:rPr>
      </w:pPr>
    </w:p>
    <w:p w14:paraId="4460114D" w14:textId="77777777" w:rsidR="00BF5C3D" w:rsidRDefault="00BF5C3D">
      <w:pPr>
        <w:pStyle w:val="BodyText"/>
        <w:rPr>
          <w:sz w:val="34"/>
        </w:rPr>
      </w:pPr>
    </w:p>
    <w:p w14:paraId="34849C20" w14:textId="77777777" w:rsidR="00BF5C3D" w:rsidRDefault="00BF5C3D">
      <w:pPr>
        <w:pStyle w:val="BodyText"/>
        <w:rPr>
          <w:sz w:val="34"/>
        </w:rPr>
      </w:pPr>
    </w:p>
    <w:p w14:paraId="5E6659B4" w14:textId="77777777" w:rsidR="00BF5C3D" w:rsidRDefault="00BF5C3D">
      <w:pPr>
        <w:pStyle w:val="BodyText"/>
        <w:rPr>
          <w:sz w:val="34"/>
        </w:rPr>
      </w:pPr>
    </w:p>
    <w:p w14:paraId="178C45AE" w14:textId="77777777" w:rsidR="00BF5C3D" w:rsidRDefault="00BF5C3D">
      <w:pPr>
        <w:pStyle w:val="BodyText"/>
        <w:rPr>
          <w:sz w:val="34"/>
        </w:rPr>
      </w:pPr>
    </w:p>
    <w:p w14:paraId="7B59DE47" w14:textId="77777777" w:rsidR="00BF5C3D" w:rsidRDefault="00BF5C3D">
      <w:pPr>
        <w:pStyle w:val="BodyText"/>
        <w:rPr>
          <w:sz w:val="34"/>
        </w:rPr>
      </w:pPr>
    </w:p>
    <w:p w14:paraId="41B1413B" w14:textId="77777777" w:rsidR="00BF5C3D" w:rsidRDefault="00BF5C3D">
      <w:pPr>
        <w:pStyle w:val="BodyText"/>
        <w:spacing w:before="2"/>
        <w:rPr>
          <w:sz w:val="46"/>
        </w:rPr>
      </w:pPr>
    </w:p>
    <w:p w14:paraId="48203C97" w14:textId="312B6F2F" w:rsidR="00BF5C3D" w:rsidRDefault="00000000">
      <w:pPr>
        <w:pStyle w:val="Heading1"/>
      </w:pPr>
      <w:r>
        <w:pict w14:anchorId="4E020F33">
          <v:group id="_x0000_s1041" style="position:absolute;left:0;text-align:left;margin-left:373.15pt;margin-top:-203.6pt;width:229.5pt;height:105.95pt;z-index:15731712;mso-position-horizontal-relative:page" coordorigin="7463,-4072" coordsize="4590,2119">
            <v:shape id="_x0000_s1044" style="position:absolute;left:7462;top:-4073;width:4590;height:2119" coordorigin="7463,-4072" coordsize="4590,2119" path="m12052,-4072r-4589,l7495,-3996r35,75l7565,-3847r37,72l7639,-3704r39,69l7719,-3567r41,66l7803,-3436r43,63l7891,-3311r46,61l7984,-3191r48,58l8081,-3077r50,55l8183,-2968r52,52l8288,-2865r54,49l8398,-2768r56,46l8511,-2677r58,44l8628,-2591r60,41l8749,-2510r61,38l8873,-2435r63,35l9000,-2366r65,33l9131,-2302r67,30l9265,-2244r68,28l9402,-2191r69,25l9542,-2143r70,22l9684,-2101r72,19l9829,-2064r74,16l9977,-2033r75,14l10127,-2006r76,11l10279,-1986r77,9l10434,-1970r78,6l10590,-1960r79,4l10749,-1955r80,1l10909,-1955r73,-2l11056,-1963r77,-7l11211,-1979r80,-11l11371,-2003r81,-14l11532,-2032r80,-16l11690,-2065r77,-17l11842,-2100r73,-18l11985,-2136r67,-18l12052,-4072xe" fillcolor="#0e6ec5" stroked="f">
              <v:path arrowok="t"/>
            </v:shape>
            <v:shape id="_x0000_s1043" type="#_x0000_t75" style="position:absolute;left:8157;top:-4073;width:3895;height:2033">
              <v:imagedata r:id="rId11" o:title=""/>
            </v:shape>
            <v:shape id="_x0000_s1042" style="position:absolute;left:11724;top:-2785;width:12;height:763" coordorigin="11724,-2785" coordsize="12,763" o:spt="100" adj="0,,0" path="m11735,-2276r-11,l11724,-2022r11,l11735,-2276xm11735,-2785r-11,l11724,-2421r11,l11735,-278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39073F">
        <w:rPr>
          <w:color w:val="0E6EC5"/>
        </w:rPr>
        <w:t>Videography</w:t>
      </w:r>
    </w:p>
    <w:p w14:paraId="17C143A0" w14:textId="77777777" w:rsidR="00BF5C3D" w:rsidRDefault="0039073F">
      <w:pPr>
        <w:pStyle w:val="BodyText"/>
        <w:spacing w:before="30" w:line="283" w:lineRule="auto"/>
        <w:ind w:left="112" w:right="1810"/>
      </w:pPr>
      <w:r>
        <w:rPr>
          <w:spacing w:val="-1"/>
        </w:rPr>
        <w:t>Our</w:t>
      </w:r>
      <w:r>
        <w:rPr>
          <w:spacing w:val="-9"/>
        </w:rPr>
        <w:t xml:space="preserve"> </w:t>
      </w:r>
      <w:r>
        <w:rPr>
          <w:b/>
          <w:spacing w:val="-1"/>
        </w:rPr>
        <w:t>videographers</w:t>
      </w:r>
      <w:r>
        <w:rPr>
          <w:b/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trained.</w:t>
      </w:r>
      <w:r>
        <w:rPr>
          <w:spacing w:val="-9"/>
        </w:rPr>
        <w:t xml:space="preserve"> </w:t>
      </w:r>
      <w:r>
        <w:t>They</w:t>
      </w:r>
      <w:r>
        <w:rPr>
          <w:spacing w:val="-4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experience.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know</w:t>
      </w:r>
      <w:r>
        <w:rPr>
          <w:spacing w:val="-48"/>
        </w:rPr>
        <w:t xml:space="preserve"> </w:t>
      </w:r>
      <w:r>
        <w:t>how to film your event without getting in</w:t>
      </w:r>
      <w:r>
        <w:rPr>
          <w:spacing w:val="1"/>
        </w:rPr>
        <w:t xml:space="preserve"> </w:t>
      </w:r>
      <w:r w:rsidRPr="00BC6EE4">
        <w:rPr>
          <w:color w:val="548DD4" w:themeColor="text2" w:themeTint="99"/>
          <w:rPrChange w:id="4" w:author="قدري المنشاوي" w:date="2021-12-07T02:03:00Z">
            <w:rPr/>
          </w:rPrChange>
        </w:rPr>
        <w:t>your</w:t>
      </w:r>
      <w:r w:rsidRPr="00BC6EE4">
        <w:rPr>
          <w:color w:val="548DD4" w:themeColor="text2" w:themeTint="99"/>
          <w:spacing w:val="-3"/>
          <w:rPrChange w:id="5" w:author="قدري المنشاوي" w:date="2021-12-07T02:03:00Z">
            <w:rPr>
              <w:spacing w:val="-3"/>
            </w:rPr>
          </w:rPrChange>
        </w:rPr>
        <w:t xml:space="preserve"> </w:t>
      </w:r>
      <w:r w:rsidRPr="00BC6EE4">
        <w:rPr>
          <w:color w:val="548DD4" w:themeColor="text2" w:themeTint="99"/>
          <w:rPrChange w:id="6" w:author="قدري المنشاوي" w:date="2021-12-07T02:03:00Z">
            <w:rPr/>
          </w:rPrChange>
        </w:rPr>
        <w:t>way</w:t>
      </w:r>
      <w:r>
        <w:t>.</w:t>
      </w:r>
    </w:p>
    <w:p w14:paraId="6C4C11A3" w14:textId="77777777" w:rsidR="00BF5C3D" w:rsidRDefault="0039073F">
      <w:pPr>
        <w:spacing w:before="156" w:line="283" w:lineRule="auto"/>
        <w:ind w:left="408" w:right="2113"/>
        <w:jc w:val="center"/>
        <w:rPr>
          <w:i/>
          <w:sz w:val="17"/>
        </w:rPr>
      </w:pPr>
      <w:r>
        <w:rPr>
          <w:i/>
          <w:color w:val="252525"/>
          <w:sz w:val="17"/>
        </w:rPr>
        <w:t>Jesper A. says, “What a night!</w:t>
      </w:r>
      <w:r>
        <w:rPr>
          <w:i/>
          <w:color w:val="252525"/>
          <w:spacing w:val="1"/>
          <w:sz w:val="17"/>
        </w:rPr>
        <w:t xml:space="preserve"> </w:t>
      </w:r>
      <w:r>
        <w:rPr>
          <w:i/>
          <w:color w:val="252525"/>
          <w:sz w:val="17"/>
        </w:rPr>
        <w:t>Thanks to the wonderful video you</w:t>
      </w:r>
      <w:r>
        <w:rPr>
          <w:i/>
          <w:color w:val="252525"/>
          <w:spacing w:val="-49"/>
          <w:sz w:val="17"/>
        </w:rPr>
        <w:t xml:space="preserve"> </w:t>
      </w:r>
      <w:r>
        <w:rPr>
          <w:i/>
          <w:color w:val="252525"/>
          <w:sz w:val="17"/>
        </w:rPr>
        <w:t>made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for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us,</w:t>
      </w:r>
      <w:r>
        <w:rPr>
          <w:i/>
          <w:color w:val="252525"/>
          <w:spacing w:val="-9"/>
          <w:sz w:val="17"/>
        </w:rPr>
        <w:t xml:space="preserve"> </w:t>
      </w:r>
      <w:r>
        <w:rPr>
          <w:i/>
          <w:color w:val="252525"/>
          <w:sz w:val="17"/>
        </w:rPr>
        <w:t>we’ll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never</w:t>
      </w:r>
      <w:r>
        <w:rPr>
          <w:i/>
          <w:color w:val="252525"/>
          <w:spacing w:val="-8"/>
          <w:sz w:val="17"/>
        </w:rPr>
        <w:t xml:space="preserve"> </w:t>
      </w:r>
      <w:r>
        <w:rPr>
          <w:i/>
          <w:color w:val="252525"/>
          <w:sz w:val="17"/>
        </w:rPr>
        <w:t>forget</w:t>
      </w:r>
      <w:r>
        <w:rPr>
          <w:i/>
          <w:color w:val="252525"/>
          <w:spacing w:val="-10"/>
          <w:sz w:val="17"/>
        </w:rPr>
        <w:t xml:space="preserve"> </w:t>
      </w:r>
      <w:r>
        <w:rPr>
          <w:i/>
          <w:color w:val="252525"/>
          <w:sz w:val="17"/>
        </w:rPr>
        <w:t>our</w:t>
      </w:r>
      <w:r>
        <w:rPr>
          <w:i/>
          <w:color w:val="252525"/>
          <w:spacing w:val="-48"/>
          <w:sz w:val="17"/>
        </w:rPr>
        <w:t xml:space="preserve"> </w:t>
      </w:r>
      <w:r>
        <w:rPr>
          <w:i/>
          <w:color w:val="252525"/>
          <w:sz w:val="17"/>
        </w:rPr>
        <w:t>remarkable</w:t>
      </w:r>
      <w:r>
        <w:rPr>
          <w:i/>
          <w:color w:val="252525"/>
          <w:spacing w:val="-3"/>
          <w:sz w:val="17"/>
        </w:rPr>
        <w:t xml:space="preserve"> </w:t>
      </w:r>
      <w:r>
        <w:rPr>
          <w:i/>
          <w:color w:val="252525"/>
          <w:sz w:val="17"/>
        </w:rPr>
        <w:t>evening.”</w:t>
      </w:r>
    </w:p>
    <w:p w14:paraId="3D4D831D" w14:textId="77777777" w:rsidR="00BF5C3D" w:rsidRDefault="0039073F">
      <w:pPr>
        <w:pStyle w:val="BodyText"/>
        <w:spacing w:before="154" w:line="283" w:lineRule="auto"/>
        <w:ind w:left="112" w:right="2285"/>
      </w:pPr>
      <w:r>
        <w:t>We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ultra–high</w:t>
      </w:r>
      <w:r>
        <w:rPr>
          <w:spacing w:val="-11"/>
        </w:rPr>
        <w:t xml:space="preserve"> </w:t>
      </w:r>
      <w:r>
        <w:t>definition</w:t>
      </w:r>
      <w:r>
        <w:rPr>
          <w:spacing w:val="-48"/>
        </w:rPr>
        <w:t xml:space="preserve"> </w:t>
      </w:r>
      <w:r>
        <w:t>cameras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>capture</w:t>
      </w:r>
      <w:r>
        <w:rPr>
          <w:spacing w:val="-10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smile.</w:t>
      </w:r>
    </w:p>
    <w:p w14:paraId="61ABD4C3" w14:textId="77777777" w:rsidR="00BF5C3D" w:rsidRDefault="00BF5C3D">
      <w:pPr>
        <w:spacing w:line="283" w:lineRule="auto"/>
        <w:sectPr w:rsidR="00BF5C3D">
          <w:type w:val="continuous"/>
          <w:pgSz w:w="15840" w:h="12240" w:orient="landscape"/>
          <w:pgMar w:top="1140" w:right="2260" w:bottom="280" w:left="160" w:header="720" w:footer="720" w:gutter="0"/>
          <w:cols w:num="3" w:space="720" w:equalWidth="0">
            <w:col w:w="3318" w:space="781"/>
            <w:col w:w="3162" w:space="939"/>
            <w:col w:w="5220"/>
          </w:cols>
        </w:sectPr>
      </w:pPr>
    </w:p>
    <w:p w14:paraId="180E25E4" w14:textId="625B1D8D" w:rsidR="00BF5C3D" w:rsidRDefault="00BF5C3D" w:rsidP="005A0D25">
      <w:pPr>
        <w:pStyle w:val="BodyText"/>
        <w:rPr>
          <w:sz w:val="20"/>
        </w:rPr>
      </w:pPr>
    </w:p>
    <w:sectPr w:rsidR="00BF5C3D">
      <w:pgSz w:w="15840" w:h="12240" w:orient="landscape"/>
      <w:pgMar w:top="1140" w:right="2260" w:bottom="280" w:left="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94732" w14:textId="77777777" w:rsidR="000144C5" w:rsidRDefault="000144C5" w:rsidP="007E5973">
      <w:r>
        <w:separator/>
      </w:r>
    </w:p>
  </w:endnote>
  <w:endnote w:type="continuationSeparator" w:id="0">
    <w:p w14:paraId="7C3B2737" w14:textId="77777777" w:rsidR="000144C5" w:rsidRDefault="000144C5" w:rsidP="007E5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19B1C" w14:textId="77777777" w:rsidR="000144C5" w:rsidRDefault="000144C5" w:rsidP="007E5973">
      <w:r>
        <w:separator/>
      </w:r>
    </w:p>
  </w:footnote>
  <w:footnote w:type="continuationSeparator" w:id="0">
    <w:p w14:paraId="7D88090A" w14:textId="77777777" w:rsidR="000144C5" w:rsidRDefault="000144C5" w:rsidP="007E5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43B3B"/>
    <w:multiLevelType w:val="hybridMultilevel"/>
    <w:tmpl w:val="257661E4"/>
    <w:lvl w:ilvl="0" w:tplc="CBB2254A">
      <w:numFmt w:val="bullet"/>
      <w:lvlText w:val=""/>
      <w:lvlJc w:val="left"/>
      <w:pPr>
        <w:ind w:left="660" w:hanging="275"/>
      </w:pPr>
      <w:rPr>
        <w:rFonts w:ascii="Symbol" w:eastAsia="Symbol" w:hAnsi="Symbol" w:cs="Symbol" w:hint="default"/>
        <w:w w:val="98"/>
        <w:sz w:val="17"/>
        <w:szCs w:val="17"/>
        <w:lang w:val="en-US" w:eastAsia="en-US" w:bidi="ar-SA"/>
      </w:rPr>
    </w:lvl>
    <w:lvl w:ilvl="1" w:tplc="DC8EE020">
      <w:numFmt w:val="bullet"/>
      <w:lvlText w:val="•"/>
      <w:lvlJc w:val="left"/>
      <w:pPr>
        <w:ind w:left="925" w:hanging="275"/>
      </w:pPr>
      <w:rPr>
        <w:rFonts w:hint="default"/>
        <w:lang w:val="en-US" w:eastAsia="en-US" w:bidi="ar-SA"/>
      </w:rPr>
    </w:lvl>
    <w:lvl w:ilvl="2" w:tplc="D51650B8">
      <w:numFmt w:val="bullet"/>
      <w:lvlText w:val="•"/>
      <w:lvlJc w:val="left"/>
      <w:pPr>
        <w:ind w:left="1191" w:hanging="275"/>
      </w:pPr>
      <w:rPr>
        <w:rFonts w:hint="default"/>
        <w:lang w:val="en-US" w:eastAsia="en-US" w:bidi="ar-SA"/>
      </w:rPr>
    </w:lvl>
    <w:lvl w:ilvl="3" w:tplc="2D580F76">
      <w:numFmt w:val="bullet"/>
      <w:lvlText w:val="•"/>
      <w:lvlJc w:val="left"/>
      <w:pPr>
        <w:ind w:left="1457" w:hanging="275"/>
      </w:pPr>
      <w:rPr>
        <w:rFonts w:hint="default"/>
        <w:lang w:val="en-US" w:eastAsia="en-US" w:bidi="ar-SA"/>
      </w:rPr>
    </w:lvl>
    <w:lvl w:ilvl="4" w:tplc="A4D40D16">
      <w:numFmt w:val="bullet"/>
      <w:lvlText w:val="•"/>
      <w:lvlJc w:val="left"/>
      <w:pPr>
        <w:ind w:left="1723" w:hanging="275"/>
      </w:pPr>
      <w:rPr>
        <w:rFonts w:hint="default"/>
        <w:lang w:val="en-US" w:eastAsia="en-US" w:bidi="ar-SA"/>
      </w:rPr>
    </w:lvl>
    <w:lvl w:ilvl="5" w:tplc="530A3316">
      <w:numFmt w:val="bullet"/>
      <w:lvlText w:val="•"/>
      <w:lvlJc w:val="left"/>
      <w:pPr>
        <w:ind w:left="1988" w:hanging="275"/>
      </w:pPr>
      <w:rPr>
        <w:rFonts w:hint="default"/>
        <w:lang w:val="en-US" w:eastAsia="en-US" w:bidi="ar-SA"/>
      </w:rPr>
    </w:lvl>
    <w:lvl w:ilvl="6" w:tplc="5EFC6CB4">
      <w:numFmt w:val="bullet"/>
      <w:lvlText w:val="•"/>
      <w:lvlJc w:val="left"/>
      <w:pPr>
        <w:ind w:left="2254" w:hanging="275"/>
      </w:pPr>
      <w:rPr>
        <w:rFonts w:hint="default"/>
        <w:lang w:val="en-US" w:eastAsia="en-US" w:bidi="ar-SA"/>
      </w:rPr>
    </w:lvl>
    <w:lvl w:ilvl="7" w:tplc="9E443E40">
      <w:numFmt w:val="bullet"/>
      <w:lvlText w:val="•"/>
      <w:lvlJc w:val="left"/>
      <w:pPr>
        <w:ind w:left="2520" w:hanging="275"/>
      </w:pPr>
      <w:rPr>
        <w:rFonts w:hint="default"/>
        <w:lang w:val="en-US" w:eastAsia="en-US" w:bidi="ar-SA"/>
      </w:rPr>
    </w:lvl>
    <w:lvl w:ilvl="8" w:tplc="9BA21D2E">
      <w:numFmt w:val="bullet"/>
      <w:lvlText w:val="•"/>
      <w:lvlJc w:val="left"/>
      <w:pPr>
        <w:ind w:left="2786" w:hanging="275"/>
      </w:pPr>
      <w:rPr>
        <w:rFonts w:hint="default"/>
        <w:lang w:val="en-US" w:eastAsia="en-US" w:bidi="ar-SA"/>
      </w:rPr>
    </w:lvl>
  </w:abstractNum>
  <w:num w:numId="1" w16cid:durableId="19486536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قدري المنشاوي">
    <w15:presenceInfo w15:providerId="AD" w15:userId="S::kadri.1071672@t3.moe.edu.eg::a9c12349-1055-4146-84ff-bacb1b2d28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5C3D"/>
    <w:rsid w:val="000144C5"/>
    <w:rsid w:val="0039073F"/>
    <w:rsid w:val="005A0D25"/>
    <w:rsid w:val="005C0FBB"/>
    <w:rsid w:val="007E5973"/>
    <w:rsid w:val="00B07A86"/>
    <w:rsid w:val="00BC6EE4"/>
    <w:rsid w:val="00BF5C3D"/>
    <w:rsid w:val="00DE0D24"/>
    <w:rsid w:val="00FD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4:docId w14:val="1449C21A"/>
  <w15:docId w15:val="{DF7D4C3B-6DE6-446B-9D5B-9EE8C43E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45"/>
      <w:ind w:left="661" w:hanging="275"/>
    </w:pPr>
  </w:style>
  <w:style w:type="paragraph" w:customStyle="1" w:styleId="TableParagraph">
    <w:name w:val="Table Paragraph"/>
    <w:basedOn w:val="Normal"/>
    <w:uiPriority w:val="1"/>
    <w:qFormat/>
    <w:pPr>
      <w:spacing w:before="93"/>
      <w:ind w:left="200"/>
    </w:pPr>
  </w:style>
  <w:style w:type="paragraph" w:customStyle="1" w:styleId="Cented">
    <w:name w:val="Cented"/>
    <w:basedOn w:val="Heading1"/>
    <w:qFormat/>
    <w:rsid w:val="00DE0D24"/>
    <w:pPr>
      <w:spacing w:line="242" w:lineRule="auto"/>
      <w:ind w:right="33"/>
      <w:jc w:val="center"/>
    </w:pPr>
    <w:rPr>
      <w:rFonts w:cs="Algerian"/>
      <w:color w:val="0E6EC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E597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5973"/>
    <w:rPr>
      <w:rFonts w:ascii="Trebuchet MS" w:eastAsia="Trebuchet MS" w:hAnsi="Trebuchet MS" w:cs="Trebuchet M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59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597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5973"/>
    <w:rPr>
      <w:rFonts w:ascii="Trebuchet MS" w:eastAsia="Trebuchet MS" w:hAnsi="Trebuchet MS" w:cs="Trebuchet M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E5973"/>
    <w:rPr>
      <w:vertAlign w:val="superscript"/>
    </w:rPr>
  </w:style>
  <w:style w:type="paragraph" w:styleId="Revision">
    <w:name w:val="Revision"/>
    <w:hidden/>
    <w:uiPriority w:val="99"/>
    <w:semiHidden/>
    <w:rsid w:val="00BC6EE4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www.southridgevideo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southridgevideo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7CE73-CF7B-4FEF-8E1F-FEAAA6DC4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Trang Mai</cp:lastModifiedBy>
  <cp:revision>3</cp:revision>
  <dcterms:created xsi:type="dcterms:W3CDTF">2021-12-05T22:11:00Z</dcterms:created>
  <dcterms:modified xsi:type="dcterms:W3CDTF">2024-07-06T16:06:00Z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2021-12-05T00:00:00Z</vt:filetime>
  </property>
</Properties>
</file>